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59E18E" w14:textId="77777777" w:rsidR="001D2CC5" w:rsidRPr="001D2CC5" w:rsidRDefault="001D2CC5" w:rsidP="001D2CC5">
      <w:pPr>
        <w:spacing w:before="480" w:after="480" w:line="280" w:lineRule="atLeast"/>
        <w:ind w:right="29"/>
        <w:jc w:val="left"/>
        <w:rPr>
          <w:rFonts w:cs="Times New Roman"/>
          <w:b/>
          <w:bCs/>
          <w:sz w:val="20"/>
        </w:rPr>
      </w:pPr>
      <w:bookmarkStart w:id="0" w:name="_Toc41382010"/>
      <w:bookmarkStart w:id="1" w:name="_Toc165185916"/>
      <w:bookmarkStart w:id="2" w:name="_Ref165961406"/>
      <w:bookmarkStart w:id="3" w:name="_Ref171928236"/>
      <w:bookmarkStart w:id="4" w:name="_Toc177804952"/>
      <w:r w:rsidRPr="001D2CC5">
        <w:rPr>
          <w:rFonts w:cs="Times New Roman"/>
          <w:b/>
          <w:bCs/>
          <w:sz w:val="20"/>
        </w:rPr>
        <w:t>Diese Arbeit wurde vorgelegt am Institut für Arbeitswissenschaft</w:t>
      </w:r>
    </w:p>
    <w:p w14:paraId="312ED3F0" w14:textId="77777777" w:rsidR="001D2CC5" w:rsidRPr="00464859" w:rsidRDefault="001D2CC5" w:rsidP="001D2CC5">
      <w:pPr>
        <w:spacing w:before="0" w:after="120" w:line="340" w:lineRule="atLeast"/>
        <w:ind w:right="268"/>
        <w:jc w:val="center"/>
        <w:rPr>
          <w:rFonts w:ascii="Arial Narrow" w:hAnsi="Arial Narrow" w:cs="Times New Roman"/>
          <w:sz w:val="36"/>
          <w:lang w:val="en-US"/>
        </w:rPr>
      </w:pPr>
      <w:r w:rsidRPr="00464859">
        <w:rPr>
          <w:rFonts w:cs="Times New Roman"/>
          <w:noProof/>
          <w:sz w:val="36"/>
          <w:lang w:val="en-US"/>
        </w:rPr>
        <w:t>Projekt-/Bachelor-/Masterarbeit</w:t>
      </w:r>
    </w:p>
    <w:p w14:paraId="6C855F5F" w14:textId="77777777" w:rsidR="001D2CC5" w:rsidRPr="00464859" w:rsidRDefault="001D2CC5" w:rsidP="001D2CC5">
      <w:pPr>
        <w:spacing w:before="0" w:after="120" w:line="340" w:lineRule="atLeast"/>
        <w:ind w:right="268"/>
        <w:jc w:val="center"/>
        <w:rPr>
          <w:rFonts w:cs="Times New Roman"/>
          <w:b/>
          <w:noProof/>
          <w:sz w:val="28"/>
          <w:lang w:val="en-US"/>
        </w:rPr>
      </w:pPr>
    </w:p>
    <w:p w14:paraId="53A8C0C3" w14:textId="77777777" w:rsidR="001D2CC5" w:rsidRPr="00464859" w:rsidRDefault="001A232B" w:rsidP="001D2CC5">
      <w:pPr>
        <w:spacing w:before="0" w:after="120" w:line="340" w:lineRule="atLeast"/>
        <w:ind w:right="268"/>
        <w:jc w:val="center"/>
        <w:rPr>
          <w:rFonts w:cs="Times New Roman"/>
          <w:b/>
          <w:noProof/>
          <w:sz w:val="28"/>
          <w:lang w:val="en-US"/>
        </w:rPr>
      </w:pPr>
      <w:r w:rsidRPr="00464859">
        <w:rPr>
          <w:lang w:val="en-US"/>
        </w:rPr>
        <w:t xml:space="preserve"> </w:t>
      </w:r>
      <w:r w:rsidRPr="00464859">
        <w:rPr>
          <w:rFonts w:cs="Times New Roman"/>
          <w:b/>
          <w:noProof/>
          <w:sz w:val="28"/>
          <w:lang w:val="en-US"/>
        </w:rPr>
        <w:t xml:space="preserve">Interactive Assembly Systems in Virtual Reality </w:t>
      </w:r>
    </w:p>
    <w:p w14:paraId="0BF7DF6C" w14:textId="77777777" w:rsidR="001D2CC5" w:rsidRPr="00464859" w:rsidRDefault="001D2CC5" w:rsidP="001D2CC5">
      <w:pPr>
        <w:spacing w:before="0" w:after="120" w:line="340" w:lineRule="atLeast"/>
        <w:ind w:right="268"/>
        <w:jc w:val="center"/>
        <w:rPr>
          <w:rFonts w:ascii="Arial Narrow" w:hAnsi="Arial Narrow" w:cs="Times New Roman"/>
          <w:b/>
          <w:noProof/>
          <w:sz w:val="28"/>
          <w:lang w:val="en-US"/>
        </w:rPr>
      </w:pPr>
    </w:p>
    <w:p w14:paraId="3F42D8E6" w14:textId="77777777" w:rsidR="001D2CC5" w:rsidRPr="00464859" w:rsidRDefault="001D2CC5" w:rsidP="001D2CC5">
      <w:pPr>
        <w:spacing w:before="0" w:after="120" w:line="340" w:lineRule="atLeast"/>
        <w:ind w:right="268"/>
        <w:jc w:val="center"/>
        <w:rPr>
          <w:rFonts w:ascii="Arial Narrow" w:hAnsi="Arial Narrow" w:cs="Times New Roman"/>
          <w:b/>
          <w:noProof/>
          <w:sz w:val="28"/>
          <w:lang w:val="en-US"/>
        </w:rPr>
      </w:pPr>
    </w:p>
    <w:p w14:paraId="0287BEE8" w14:textId="77777777" w:rsidR="001D2CC5" w:rsidRPr="00464859" w:rsidRDefault="001D2CC5" w:rsidP="001D2CC5">
      <w:pPr>
        <w:spacing w:before="0" w:after="120" w:line="340" w:lineRule="atLeast"/>
        <w:ind w:right="268"/>
        <w:jc w:val="center"/>
        <w:rPr>
          <w:rFonts w:ascii="Arial Narrow" w:hAnsi="Arial Narrow" w:cs="Times New Roman"/>
          <w:b/>
          <w:noProof/>
          <w:sz w:val="28"/>
          <w:lang w:val="en-US"/>
        </w:rPr>
      </w:pPr>
    </w:p>
    <w:p w14:paraId="2CB38B78" w14:textId="77777777" w:rsidR="001D2CC5" w:rsidRPr="00464859" w:rsidRDefault="001D2CC5" w:rsidP="001D2CC5">
      <w:pPr>
        <w:spacing w:before="0" w:after="120" w:line="340" w:lineRule="atLeast"/>
        <w:ind w:right="268"/>
        <w:jc w:val="center"/>
        <w:rPr>
          <w:rFonts w:ascii="Arial Narrow" w:hAnsi="Arial Narrow" w:cs="Times New Roman"/>
          <w:b/>
          <w:noProof/>
          <w:sz w:val="28"/>
          <w:lang w:val="en-US"/>
        </w:rPr>
      </w:pPr>
    </w:p>
    <w:p w14:paraId="7EFA557B" w14:textId="77777777" w:rsidR="001D2CC5" w:rsidRPr="001D2CC5" w:rsidRDefault="001D2CC5" w:rsidP="001D2CC5">
      <w:pPr>
        <w:spacing w:before="0" w:after="120" w:line="340" w:lineRule="atLeast"/>
        <w:ind w:right="268"/>
        <w:jc w:val="center"/>
        <w:rPr>
          <w:rFonts w:ascii="Arial Narrow" w:hAnsi="Arial Narrow" w:cs="Times New Roman"/>
          <w:noProof/>
        </w:rPr>
      </w:pPr>
      <w:r w:rsidRPr="001D2CC5">
        <w:rPr>
          <w:rFonts w:cs="Times New Roman"/>
          <w:noProof/>
          <w:sz w:val="20"/>
        </w:rPr>
        <w:t>vorgelegt von</w:t>
      </w:r>
    </w:p>
    <w:p w14:paraId="64AE4D30" w14:textId="77777777" w:rsidR="001D2CC5" w:rsidRDefault="001A232B" w:rsidP="001D2CC5">
      <w:pPr>
        <w:spacing w:before="240" w:after="120" w:line="340" w:lineRule="atLeast"/>
        <w:ind w:right="268"/>
        <w:jc w:val="center"/>
        <w:rPr>
          <w:rFonts w:cs="Times New Roman"/>
          <w:noProof/>
          <w:sz w:val="20"/>
        </w:rPr>
      </w:pPr>
      <w:r>
        <w:rPr>
          <w:rFonts w:cs="Times New Roman"/>
          <w:noProof/>
          <w:sz w:val="20"/>
        </w:rPr>
        <w:t>Zhihui Che</w:t>
      </w:r>
    </w:p>
    <w:p w14:paraId="0DD40DDF" w14:textId="77777777" w:rsidR="001D2CC5" w:rsidRDefault="001D2CC5" w:rsidP="001A232B">
      <w:pPr>
        <w:spacing w:before="240" w:after="120" w:line="340" w:lineRule="atLeast"/>
        <w:ind w:right="268"/>
        <w:rPr>
          <w:rFonts w:cs="Times New Roman"/>
          <w:noProof/>
          <w:sz w:val="20"/>
        </w:rPr>
      </w:pPr>
    </w:p>
    <w:p w14:paraId="1B24D8EA" w14:textId="77777777" w:rsidR="001A232B" w:rsidRPr="001D2CC5" w:rsidRDefault="001A232B" w:rsidP="001A232B">
      <w:pPr>
        <w:spacing w:before="240" w:after="120" w:line="340" w:lineRule="atLeast"/>
        <w:ind w:right="268"/>
        <w:rPr>
          <w:rFonts w:ascii="Arial Narrow" w:hAnsi="Arial Narrow" w:cs="Times New Roman"/>
          <w:b/>
          <w:noProof/>
        </w:rPr>
      </w:pPr>
    </w:p>
    <w:p w14:paraId="6FA2459F" w14:textId="77777777" w:rsidR="001D2CC5" w:rsidRPr="001D2CC5" w:rsidRDefault="001D2CC5" w:rsidP="001D2CC5">
      <w:pPr>
        <w:spacing w:before="0" w:after="0" w:line="240" w:lineRule="auto"/>
        <w:ind w:right="266"/>
        <w:rPr>
          <w:rFonts w:ascii="Arial Narrow" w:hAnsi="Arial Narrow" w:cs="Times New Roman"/>
          <w:noProof/>
        </w:rPr>
      </w:pPr>
      <w:r w:rsidRPr="001D2CC5">
        <w:rPr>
          <w:rFonts w:cs="Times New Roman"/>
          <w:noProof/>
          <w:sz w:val="20"/>
        </w:rPr>
        <w:t>Prüfer:</w:t>
      </w:r>
      <w:r w:rsidR="001A2E32">
        <w:rPr>
          <w:rFonts w:cs="Times New Roman"/>
          <w:noProof/>
          <w:sz w:val="20"/>
        </w:rPr>
        <w:tab/>
      </w:r>
      <w:r w:rsidRPr="001D2CC5">
        <w:rPr>
          <w:rFonts w:cs="Times New Roman"/>
          <w:noProof/>
          <w:sz w:val="20"/>
        </w:rPr>
        <w:tab/>
      </w:r>
      <w:r w:rsidRPr="001D2CC5">
        <w:rPr>
          <w:rFonts w:cs="Times New Roman"/>
          <w:noProof/>
          <w:sz w:val="20"/>
        </w:rPr>
        <w:tab/>
      </w:r>
      <w:r w:rsidRPr="001D2CC5">
        <w:rPr>
          <w:rFonts w:cs="Times New Roman"/>
          <w:noProof/>
          <w:sz w:val="20"/>
        </w:rPr>
        <w:tab/>
      </w:r>
      <w:r w:rsidRPr="001D2CC5">
        <w:rPr>
          <w:rFonts w:cs="Times New Roman"/>
          <w:noProof/>
          <w:sz w:val="20"/>
        </w:rPr>
        <w:tab/>
      </w:r>
      <w:r w:rsidR="00CF6C33" w:rsidRPr="00CF6C33">
        <w:rPr>
          <w:rFonts w:cs="Times New Roman"/>
          <w:noProof/>
          <w:sz w:val="20"/>
        </w:rPr>
        <w:t xml:space="preserve">Vollständiger Name des </w:t>
      </w:r>
      <w:r w:rsidR="00CF6C33">
        <w:rPr>
          <w:rFonts w:cs="Times New Roman"/>
          <w:noProof/>
          <w:sz w:val="20"/>
        </w:rPr>
        <w:t>1</w:t>
      </w:r>
      <w:r w:rsidR="00CF6C33" w:rsidRPr="00CF6C33">
        <w:rPr>
          <w:rFonts w:cs="Times New Roman"/>
          <w:noProof/>
          <w:sz w:val="20"/>
        </w:rPr>
        <w:t>. Prüfers</w:t>
      </w:r>
    </w:p>
    <w:p w14:paraId="3F55E2F1" w14:textId="77777777" w:rsidR="001D2CC5" w:rsidRPr="001D2CC5" w:rsidRDefault="001D2CC5" w:rsidP="001D2CC5">
      <w:pPr>
        <w:spacing w:before="0" w:after="120" w:line="340" w:lineRule="atLeast"/>
        <w:ind w:right="268"/>
        <w:rPr>
          <w:rFonts w:ascii="Arial Narrow" w:hAnsi="Arial Narrow" w:cs="Times New Roman"/>
          <w:noProof/>
        </w:rPr>
      </w:pPr>
    </w:p>
    <w:p w14:paraId="5CF00CE5" w14:textId="77777777" w:rsidR="001D2CC5" w:rsidRPr="00182B66" w:rsidRDefault="001D2CC5" w:rsidP="001D2CC5">
      <w:pPr>
        <w:spacing w:before="0" w:after="120" w:line="340" w:lineRule="atLeast"/>
        <w:ind w:right="268"/>
        <w:rPr>
          <w:noProof/>
          <w:sz w:val="20"/>
        </w:rPr>
      </w:pPr>
      <w:r w:rsidRPr="00182B66">
        <w:rPr>
          <w:noProof/>
          <w:sz w:val="20"/>
        </w:rPr>
        <w:t>Zweitprüfer:</w:t>
      </w:r>
      <w:r w:rsidRPr="00182B66">
        <w:rPr>
          <w:noProof/>
          <w:sz w:val="20"/>
        </w:rPr>
        <w:tab/>
      </w:r>
      <w:r w:rsidRPr="00182B66">
        <w:rPr>
          <w:noProof/>
          <w:sz w:val="20"/>
        </w:rPr>
        <w:tab/>
      </w:r>
      <w:r w:rsidRPr="00182B66">
        <w:rPr>
          <w:noProof/>
          <w:sz w:val="20"/>
        </w:rPr>
        <w:tab/>
      </w:r>
      <w:r w:rsidRPr="00182B66">
        <w:rPr>
          <w:noProof/>
          <w:sz w:val="20"/>
        </w:rPr>
        <w:tab/>
        <w:t>Vollständiger Name des 2. Prüfer</w:t>
      </w:r>
      <w:r w:rsidR="001A2E32">
        <w:rPr>
          <w:noProof/>
          <w:sz w:val="20"/>
        </w:rPr>
        <w:t>s</w:t>
      </w:r>
    </w:p>
    <w:p w14:paraId="002B82C4" w14:textId="77777777" w:rsidR="001D2CC5" w:rsidRPr="001D2CC5" w:rsidRDefault="001D2CC5" w:rsidP="001D2CC5">
      <w:pPr>
        <w:spacing w:before="0" w:after="120" w:line="340" w:lineRule="atLeast"/>
        <w:ind w:right="268"/>
        <w:rPr>
          <w:rFonts w:ascii="Arial Narrow" w:hAnsi="Arial Narrow" w:cs="Times New Roman"/>
          <w:noProof/>
        </w:rPr>
      </w:pPr>
    </w:p>
    <w:p w14:paraId="204436F4" w14:textId="77777777" w:rsidR="001D2CC5" w:rsidRPr="001D2CC5" w:rsidRDefault="001D2CC5" w:rsidP="001D2CC5">
      <w:pPr>
        <w:spacing w:before="0" w:after="0" w:line="240" w:lineRule="auto"/>
        <w:ind w:right="266"/>
        <w:rPr>
          <w:rFonts w:ascii="Arial Narrow" w:hAnsi="Arial Narrow" w:cs="Times New Roman"/>
          <w:noProof/>
        </w:rPr>
      </w:pPr>
      <w:r w:rsidRPr="001D2CC5">
        <w:rPr>
          <w:rFonts w:cs="Times New Roman"/>
          <w:noProof/>
          <w:sz w:val="20"/>
        </w:rPr>
        <w:t xml:space="preserve">Mitbetreuender </w:t>
      </w:r>
    </w:p>
    <w:p w14:paraId="73FCE663" w14:textId="77777777" w:rsidR="001D2CC5" w:rsidRPr="001D2CC5" w:rsidRDefault="001D2CC5" w:rsidP="001D2CC5">
      <w:pPr>
        <w:spacing w:before="0" w:after="0" w:line="240" w:lineRule="auto"/>
        <w:ind w:right="266"/>
        <w:rPr>
          <w:rFonts w:ascii="Arial Narrow" w:hAnsi="Arial Narrow" w:cs="Times New Roman"/>
          <w:noProof/>
        </w:rPr>
      </w:pPr>
      <w:r w:rsidRPr="001D2CC5">
        <w:rPr>
          <w:rFonts w:cs="Times New Roman"/>
          <w:noProof/>
          <w:sz w:val="20"/>
        </w:rPr>
        <w:t>wissenschaftl. Mitarbeiter:</w:t>
      </w:r>
      <w:r w:rsidRPr="001D2CC5">
        <w:rPr>
          <w:rFonts w:cs="Times New Roman"/>
          <w:noProof/>
          <w:sz w:val="20"/>
        </w:rPr>
        <w:tab/>
      </w:r>
      <w:r w:rsidRPr="001D2CC5">
        <w:rPr>
          <w:rFonts w:cs="Times New Roman"/>
          <w:noProof/>
          <w:sz w:val="20"/>
        </w:rPr>
        <w:tab/>
      </w:r>
      <w:r w:rsidR="001A232B">
        <w:rPr>
          <w:rFonts w:cs="Times New Roman"/>
          <w:noProof/>
          <w:sz w:val="20"/>
        </w:rPr>
        <w:t>Michael Preutenborbeck</w:t>
      </w:r>
    </w:p>
    <w:p w14:paraId="481F5196" w14:textId="77777777" w:rsidR="001D2CC5" w:rsidRPr="001D2CC5" w:rsidRDefault="001D2CC5" w:rsidP="001D2CC5">
      <w:pPr>
        <w:spacing w:before="240" w:after="480" w:line="340" w:lineRule="atLeast"/>
        <w:ind w:right="266"/>
        <w:jc w:val="left"/>
        <w:rPr>
          <w:rFonts w:cs="Times New Roman"/>
          <w:noProof/>
          <w:sz w:val="20"/>
        </w:rPr>
      </w:pPr>
      <w:r w:rsidRPr="001D2CC5">
        <w:rPr>
          <w:rFonts w:cs="Times New Roman"/>
          <w:noProof/>
          <w:sz w:val="20"/>
        </w:rPr>
        <w:t>Aachen, XXXXX</w:t>
      </w:r>
    </w:p>
    <w:p w14:paraId="7489B770" w14:textId="77777777" w:rsidR="001D2CC5" w:rsidRPr="001D2CC5" w:rsidRDefault="001D2CC5" w:rsidP="001D2CC5">
      <w:pPr>
        <w:spacing w:before="0" w:after="0" w:line="240" w:lineRule="auto"/>
        <w:ind w:right="28"/>
        <w:jc w:val="left"/>
        <w:rPr>
          <w:rFonts w:cs="Times New Roman"/>
          <w:bCs/>
          <w:sz w:val="20"/>
          <w:u w:val="single"/>
        </w:rPr>
      </w:pPr>
    </w:p>
    <w:p w14:paraId="624F3C9F" w14:textId="77777777" w:rsidR="001D2CC5" w:rsidRPr="001D2CC5" w:rsidRDefault="001D2CC5" w:rsidP="001D2CC5">
      <w:pPr>
        <w:spacing w:before="0" w:after="0" w:line="240" w:lineRule="auto"/>
        <w:ind w:right="28"/>
        <w:jc w:val="left"/>
        <w:rPr>
          <w:rFonts w:cs="Times New Roman"/>
          <w:bCs/>
          <w:sz w:val="20"/>
          <w:u w:val="single"/>
        </w:rPr>
      </w:pPr>
    </w:p>
    <w:p w14:paraId="14D58033" w14:textId="77777777" w:rsidR="001D2CC5" w:rsidRPr="001D2CC5" w:rsidRDefault="001D2CC5" w:rsidP="001D2CC5">
      <w:pPr>
        <w:spacing w:before="0" w:after="0" w:line="240" w:lineRule="auto"/>
        <w:ind w:right="28"/>
        <w:jc w:val="left"/>
        <w:rPr>
          <w:rFonts w:cs="Times New Roman"/>
          <w:bCs/>
          <w:sz w:val="20"/>
          <w:u w:val="single"/>
        </w:rPr>
      </w:pPr>
    </w:p>
    <w:p w14:paraId="5DA3CF3C" w14:textId="77777777" w:rsidR="001D2CC5" w:rsidRPr="001D2CC5" w:rsidRDefault="001D2CC5" w:rsidP="001D2CC5">
      <w:pPr>
        <w:spacing w:before="0" w:after="0" w:line="240" w:lineRule="auto"/>
        <w:ind w:right="28"/>
        <w:jc w:val="left"/>
        <w:rPr>
          <w:rFonts w:cs="Times New Roman"/>
          <w:bCs/>
          <w:sz w:val="20"/>
        </w:rPr>
      </w:pPr>
      <w:r w:rsidRPr="001D2CC5">
        <w:rPr>
          <w:rFonts w:cs="Times New Roman"/>
          <w:bCs/>
          <w:sz w:val="20"/>
          <w:u w:val="single"/>
        </w:rPr>
        <w:t>Sperrvermerk</w:t>
      </w:r>
      <w:r w:rsidRPr="001D2CC5">
        <w:rPr>
          <w:rFonts w:cs="Times New Roman"/>
          <w:bCs/>
          <w:sz w:val="20"/>
        </w:rPr>
        <w:t>:</w:t>
      </w:r>
    </w:p>
    <w:p w14:paraId="70521F2A" w14:textId="77777777" w:rsidR="001D2CC5" w:rsidRPr="001D2CC5" w:rsidRDefault="001D2CC5" w:rsidP="001D2CC5">
      <w:pPr>
        <w:spacing w:before="0" w:after="0" w:line="240" w:lineRule="auto"/>
        <w:ind w:right="28"/>
        <w:jc w:val="left"/>
        <w:rPr>
          <w:rFonts w:cs="Times New Roman"/>
          <w:bCs/>
          <w:sz w:val="20"/>
        </w:rPr>
      </w:pPr>
    </w:p>
    <w:p w14:paraId="19827D74" w14:textId="77777777" w:rsidR="001D2CC5" w:rsidRPr="001D2CC5" w:rsidRDefault="001D2CC5" w:rsidP="001D2CC5">
      <w:pPr>
        <w:spacing w:before="0" w:after="0" w:line="240" w:lineRule="auto"/>
        <w:ind w:right="28"/>
        <w:rPr>
          <w:rFonts w:cs="Times New Roman"/>
          <w:bCs/>
          <w:sz w:val="20"/>
        </w:rPr>
      </w:pPr>
      <w:r w:rsidRPr="001D2CC5">
        <w:rPr>
          <w:rFonts w:cs="Times New Roman"/>
          <w:bCs/>
          <w:sz w:val="20"/>
        </w:rPr>
        <w:t>Die vorliegende Arbeit beinhaltet interne vertrauliche Informationen der &lt;Unternehmen&gt;. Die Weitergabe des Inhaltes der Arbeit und eventuell beiliegender Zeichnungen und Daten im Gesamten oder in Teilen ist grundsätzlich untersagt. Es dürfen keinerlei Kopien oder Abschriften – auch nicht in digitaler Form – gefertigt werden. Ausnahmen bedürfen der schriftlichen Genehmigung der &lt;Unternehmen&gt;.</w:t>
      </w:r>
    </w:p>
    <w:p w14:paraId="3E1393E5" w14:textId="77777777" w:rsidR="00F34B6E" w:rsidRDefault="00F34B6E" w:rsidP="001A54CC"/>
    <w:p w14:paraId="101DA058" w14:textId="77777777" w:rsidR="00CF4748" w:rsidRDefault="00CF4748">
      <w:pPr>
        <w:spacing w:before="0" w:after="0" w:line="240" w:lineRule="auto"/>
        <w:jc w:val="left"/>
      </w:pPr>
      <w:r>
        <w:br w:type="page"/>
      </w:r>
    </w:p>
    <w:p w14:paraId="5B9D15E0" w14:textId="77777777" w:rsidR="001848CE" w:rsidRDefault="001848CE" w:rsidP="001A54CC">
      <w:pPr>
        <w:sectPr w:rsidR="001848CE" w:rsidSect="00825404">
          <w:headerReference w:type="even" r:id="rId8"/>
          <w:headerReference w:type="default" r:id="rId9"/>
          <w:headerReference w:type="first" r:id="rId10"/>
          <w:footerReference w:type="first" r:id="rId11"/>
          <w:pgSz w:w="11906" w:h="16838"/>
          <w:pgMar w:top="1417" w:right="1417" w:bottom="1134" w:left="1417" w:header="425" w:footer="300" w:gutter="0"/>
          <w:pgNumType w:fmt="lowerRoman" w:start="1"/>
          <w:cols w:space="720"/>
          <w:titlePg/>
          <w:docGrid w:linePitch="299"/>
        </w:sectPr>
      </w:pPr>
    </w:p>
    <w:p w14:paraId="345D1E46" w14:textId="77777777" w:rsidR="001848CE" w:rsidRDefault="001848CE" w:rsidP="001A54CC"/>
    <w:p w14:paraId="735F2C7B" w14:textId="77777777" w:rsidR="00DE1AA7" w:rsidRDefault="00DE1AA7" w:rsidP="00DE1AA7">
      <w:pPr>
        <w:pStyle w:val="Beschriftung"/>
      </w:pPr>
      <w:r>
        <w:t>Eidesstattliche Erklärung (RWTH-Vorlage) -HIER EINBINDEN-</w:t>
      </w:r>
    </w:p>
    <w:p w14:paraId="253A6EB6" w14:textId="77777777" w:rsidR="00DE1AA7" w:rsidRDefault="00DE1AA7" w:rsidP="00DE1AA7">
      <w:r>
        <w:t xml:space="preserve">Die jeweils aktuell gültige Eidesstattliche Versicherung ist von der Homepage des ZPA zu beziehen und hier unterschrieben einzubinden. Um dies nicht zu vergessen, ist es sinnvoll diese Seite stehen zu lassen und erst beim Druck der Arbeit diese Seite gegen das vom ZPA bezogene Dokument physisch in Papierform auszutauschen. </w:t>
      </w:r>
    </w:p>
    <w:p w14:paraId="4DB5F1B1" w14:textId="77777777" w:rsidR="00DE1AA7" w:rsidRDefault="00DE1AA7" w:rsidP="00DE1AA7">
      <w:pPr>
        <w:pStyle w:val="Beschriftung"/>
      </w:pPr>
    </w:p>
    <w:p w14:paraId="5805E845" w14:textId="77777777" w:rsidR="00DE1AA7" w:rsidRDefault="00DE1AA7" w:rsidP="00DE1AA7">
      <w:pPr>
        <w:pStyle w:val="Beschriftung"/>
      </w:pPr>
      <w:r>
        <w:t>Antrag auf Verwendung des RWTH Logos (RWTH-Vorlage) – nicht einbinden -</w:t>
      </w:r>
    </w:p>
    <w:p w14:paraId="75AC7827" w14:textId="77777777" w:rsidR="001848CE" w:rsidRDefault="00DE1AA7" w:rsidP="00DE1AA7">
      <w:r>
        <w:t>Neben der Eidesstattlichen Versicherung ist es weiterhin nötig, einen Antrag auf Verwendung des RWTH Logos beim ZPA zustellen. Der Antrag muss nicht in die Arbeit eingebunden werden. Der Antrag kann entweder persönlich im ZPA abgeholt werden oder aber er kann auf der Seite des ZPAs herunterladen und dann ausgedruckt werden. Dieser Antrag ist spätestens zusammen mit den Pflichtexemplaren bei der Abgabe der Arbeit dem ZPA unter-schrieben vorzulegen. Es sollte in diesem Zusammenhang auch immer die aktuell geltenden Gestaltungsrichtlinien für das Titelblatt von Abschlussarbeiten geprüft werden.</w:t>
      </w:r>
    </w:p>
    <w:p w14:paraId="748A6F3E" w14:textId="77777777" w:rsidR="008018DF" w:rsidRDefault="008018DF" w:rsidP="001A54CC"/>
    <w:p w14:paraId="7DDAA01F" w14:textId="77777777" w:rsidR="008018DF" w:rsidRDefault="008018DF" w:rsidP="001A54CC">
      <w:pPr>
        <w:sectPr w:rsidR="008018DF" w:rsidSect="00825404">
          <w:headerReference w:type="first" r:id="rId12"/>
          <w:footerReference w:type="first" r:id="rId13"/>
          <w:pgSz w:w="11906" w:h="16838"/>
          <w:pgMar w:top="1417" w:right="1417" w:bottom="1134" w:left="1417" w:header="425" w:footer="300" w:gutter="0"/>
          <w:pgNumType w:fmt="lowerRoman" w:start="1"/>
          <w:cols w:space="720"/>
          <w:titlePg/>
          <w:docGrid w:linePitch="299"/>
        </w:sectPr>
      </w:pPr>
    </w:p>
    <w:p w14:paraId="473DB62E" w14:textId="77777777" w:rsidR="00C511A4" w:rsidRPr="008018DF" w:rsidRDefault="00C511A4" w:rsidP="008018DF">
      <w:pPr>
        <w:rPr>
          <w:b/>
          <w:sz w:val="32"/>
        </w:rPr>
      </w:pPr>
      <w:r w:rsidRPr="008018DF">
        <w:rPr>
          <w:b/>
          <w:sz w:val="32"/>
        </w:rPr>
        <w:lastRenderedPageBreak/>
        <w:t>Zusammenfassung</w:t>
      </w:r>
    </w:p>
    <w:p w14:paraId="2582D25D" w14:textId="77777777" w:rsidR="00C511A4" w:rsidRDefault="00C511A4" w:rsidP="00C511A4">
      <w:pPr>
        <w:jc w:val="left"/>
        <w:rPr>
          <w:b/>
        </w:rPr>
      </w:pPr>
    </w:p>
    <w:p w14:paraId="26CCF07C" w14:textId="77777777" w:rsidR="00C511A4" w:rsidRDefault="00C511A4" w:rsidP="00C511A4">
      <w:pPr>
        <w:jc w:val="center"/>
        <w:rPr>
          <w:b/>
        </w:rPr>
      </w:pPr>
      <w:r w:rsidRPr="00756620">
        <w:rPr>
          <w:b/>
        </w:rPr>
        <w:t xml:space="preserve">- Zusammenfassung in deutscher Sprache hier einbinden </w:t>
      </w:r>
      <w:r>
        <w:rPr>
          <w:b/>
        </w:rPr>
        <w:t>–</w:t>
      </w:r>
    </w:p>
    <w:p w14:paraId="1F328F74" w14:textId="77777777" w:rsidR="00C511A4" w:rsidRDefault="00C511A4" w:rsidP="00C511A4">
      <w:r>
        <w:t>Formulieren Sie bitte eine Zusammenfassung Ihrer Arbeit in 100 Wörtern und fügen Sie diese an dieser Stelle in Ihre Arbeit ein. Aus unserer Erfahrung heraus hat es sich als Vorteilhaft gezeigt, die Zusammenfassung als letztes zu formulieren. Um Ihre Arbeit auch einem nicht deutschsprachigen (Fach-)Publikum zu öffnen, übersetzten Sie Ihre Zusammenfassung im Anschluss ins Englische und binden diese ebenfalls auf dieser Seite ein.</w:t>
      </w:r>
    </w:p>
    <w:p w14:paraId="71B616C6" w14:textId="77777777" w:rsidR="00C511A4" w:rsidRDefault="00C511A4" w:rsidP="00C511A4">
      <w:pPr>
        <w:jc w:val="center"/>
        <w:rPr>
          <w:b/>
        </w:rPr>
      </w:pPr>
    </w:p>
    <w:p w14:paraId="7194AEA0" w14:textId="77777777" w:rsidR="00C511A4" w:rsidRDefault="00C511A4" w:rsidP="00C511A4">
      <w:pPr>
        <w:jc w:val="center"/>
        <w:rPr>
          <w:b/>
        </w:rPr>
      </w:pPr>
    </w:p>
    <w:p w14:paraId="6FFC2456" w14:textId="77777777" w:rsidR="00C511A4" w:rsidRDefault="00C511A4" w:rsidP="00C511A4">
      <w:pPr>
        <w:jc w:val="center"/>
        <w:rPr>
          <w:b/>
        </w:rPr>
      </w:pPr>
    </w:p>
    <w:p w14:paraId="370AECF5" w14:textId="77777777" w:rsidR="008018DF" w:rsidRPr="008018DF" w:rsidRDefault="008018DF" w:rsidP="008018DF">
      <w:pPr>
        <w:rPr>
          <w:b/>
          <w:sz w:val="32"/>
        </w:rPr>
      </w:pPr>
      <w:r>
        <w:rPr>
          <w:b/>
          <w:sz w:val="32"/>
        </w:rPr>
        <w:t>Abstract</w:t>
      </w:r>
    </w:p>
    <w:p w14:paraId="39313444" w14:textId="77777777" w:rsidR="008018DF" w:rsidRDefault="008018DF" w:rsidP="008018DF">
      <w:pPr>
        <w:jc w:val="left"/>
        <w:rPr>
          <w:b/>
        </w:rPr>
      </w:pPr>
    </w:p>
    <w:p w14:paraId="2FAEF690" w14:textId="77777777" w:rsidR="00C511A4" w:rsidRPr="00756620" w:rsidRDefault="00C511A4" w:rsidP="00C511A4">
      <w:pPr>
        <w:jc w:val="center"/>
        <w:rPr>
          <w:b/>
        </w:rPr>
      </w:pPr>
      <w:r w:rsidRPr="00756620">
        <w:rPr>
          <w:b/>
        </w:rPr>
        <w:t xml:space="preserve">- Zusammenfassung in </w:t>
      </w:r>
      <w:r>
        <w:rPr>
          <w:b/>
        </w:rPr>
        <w:t>englischer</w:t>
      </w:r>
      <w:r w:rsidRPr="00756620">
        <w:rPr>
          <w:b/>
        </w:rPr>
        <w:t xml:space="preserve"> Sprache </w:t>
      </w:r>
      <w:r>
        <w:rPr>
          <w:b/>
        </w:rPr>
        <w:t>hier</w:t>
      </w:r>
      <w:r w:rsidRPr="00756620">
        <w:rPr>
          <w:b/>
        </w:rPr>
        <w:t xml:space="preserve"> einbinden -</w:t>
      </w:r>
    </w:p>
    <w:p w14:paraId="6635AE54" w14:textId="77777777" w:rsidR="00C511A4" w:rsidRDefault="00C511A4" w:rsidP="00C511A4">
      <w:r>
        <w:t xml:space="preserve">Für die Übersetzung Ihrer Zusammenfassung können Sie Hilfsmittel, wie etwa den kostenfreien Übersetzungsservice </w:t>
      </w:r>
      <w:r w:rsidR="008018DF">
        <w:t>www.</w:t>
      </w:r>
      <w:r>
        <w:t>Deepl.com benutzen. Stellen Sie bitte sicher, dass Sie Ihre Zusammenfassung in „British Englisch“ formulieren.</w:t>
      </w:r>
    </w:p>
    <w:p w14:paraId="346DB950" w14:textId="77777777" w:rsidR="00C511A4" w:rsidRDefault="00C511A4" w:rsidP="00C511A4"/>
    <w:p w14:paraId="706B0202" w14:textId="77777777" w:rsidR="00C511A4" w:rsidRDefault="00C511A4" w:rsidP="00C511A4"/>
    <w:p w14:paraId="5438FFA9" w14:textId="77777777" w:rsidR="00F34B6E" w:rsidRDefault="00F34B6E" w:rsidP="001A54CC">
      <w:pPr>
        <w:sectPr w:rsidR="00F34B6E" w:rsidSect="00825404">
          <w:headerReference w:type="first" r:id="rId14"/>
          <w:pgSz w:w="11906" w:h="16838"/>
          <w:pgMar w:top="1417" w:right="1417" w:bottom="1134" w:left="1417" w:header="425" w:footer="300" w:gutter="0"/>
          <w:pgNumType w:fmt="lowerRoman" w:start="1"/>
          <w:cols w:space="720"/>
          <w:titlePg/>
          <w:docGrid w:linePitch="299"/>
        </w:sectPr>
      </w:pPr>
    </w:p>
    <w:p w14:paraId="29B4D6D4" w14:textId="77777777" w:rsidR="00AF6BF5" w:rsidRDefault="00AF6BF5" w:rsidP="009E1753">
      <w:pPr>
        <w:pStyle w:val="berschrift-Rmisch"/>
        <w:numPr>
          <w:ilvl w:val="0"/>
          <w:numId w:val="6"/>
        </w:numPr>
      </w:pPr>
      <w:bookmarkStart w:id="6" w:name="_Toc133485525"/>
      <w:r>
        <w:lastRenderedPageBreak/>
        <w:t>Inhalt</w:t>
      </w:r>
      <w:bookmarkEnd w:id="0"/>
      <w:r>
        <w:t>sverzeichnis</w:t>
      </w:r>
      <w:bookmarkEnd w:id="1"/>
      <w:bookmarkEnd w:id="2"/>
      <w:bookmarkEnd w:id="3"/>
      <w:bookmarkEnd w:id="6"/>
    </w:p>
    <w:p w14:paraId="4951EBFF" w14:textId="3D9EE7F1" w:rsidR="004202E6" w:rsidRDefault="00AF6BF5">
      <w:pPr>
        <w:pStyle w:val="Verzeichnis1"/>
        <w:rPr>
          <w:rFonts w:asciiTheme="minorHAnsi" w:eastAsiaTheme="minorEastAsia" w:hAnsiTheme="minorHAnsi" w:cstheme="minorBidi"/>
          <w:b w:val="0"/>
          <w:noProof/>
          <w:szCs w:val="22"/>
          <w:lang w:val="en-US" w:eastAsia="zh-CN"/>
        </w:rPr>
      </w:pPr>
      <w:r>
        <w:fldChar w:fldCharType="begin"/>
      </w:r>
      <w:r>
        <w:instrText xml:space="preserve"> TOC \o "1-3" \h \z \u </w:instrText>
      </w:r>
      <w:r>
        <w:fldChar w:fldCharType="separate"/>
      </w:r>
      <w:hyperlink w:anchor="_Toc133485525" w:history="1">
        <w:r w:rsidR="004202E6" w:rsidRPr="00A32F45">
          <w:rPr>
            <w:rStyle w:val="Hyperlink"/>
            <w:noProof/>
          </w:rPr>
          <w:t>I</w:t>
        </w:r>
        <w:r w:rsidR="004202E6">
          <w:rPr>
            <w:rFonts w:asciiTheme="minorHAnsi" w:eastAsiaTheme="minorEastAsia" w:hAnsiTheme="minorHAnsi" w:cstheme="minorBidi"/>
            <w:b w:val="0"/>
            <w:noProof/>
            <w:szCs w:val="22"/>
            <w:lang w:val="en-US" w:eastAsia="zh-CN"/>
          </w:rPr>
          <w:tab/>
        </w:r>
        <w:r w:rsidR="004202E6" w:rsidRPr="00A32F45">
          <w:rPr>
            <w:rStyle w:val="Hyperlink"/>
            <w:noProof/>
          </w:rPr>
          <w:t>Inhaltsverzeichnis</w:t>
        </w:r>
        <w:r w:rsidR="004202E6">
          <w:rPr>
            <w:noProof/>
            <w:webHidden/>
          </w:rPr>
          <w:tab/>
        </w:r>
        <w:r w:rsidR="004202E6">
          <w:rPr>
            <w:noProof/>
            <w:webHidden/>
          </w:rPr>
          <w:fldChar w:fldCharType="begin"/>
        </w:r>
        <w:r w:rsidR="004202E6">
          <w:rPr>
            <w:noProof/>
            <w:webHidden/>
          </w:rPr>
          <w:instrText xml:space="preserve"> PAGEREF _Toc133485525 \h </w:instrText>
        </w:r>
        <w:r w:rsidR="004202E6">
          <w:rPr>
            <w:noProof/>
            <w:webHidden/>
          </w:rPr>
        </w:r>
        <w:r w:rsidR="004202E6">
          <w:rPr>
            <w:noProof/>
            <w:webHidden/>
          </w:rPr>
          <w:fldChar w:fldCharType="separate"/>
        </w:r>
        <w:r w:rsidR="004202E6">
          <w:rPr>
            <w:noProof/>
            <w:webHidden/>
          </w:rPr>
          <w:t>i</w:t>
        </w:r>
        <w:r w:rsidR="004202E6">
          <w:rPr>
            <w:noProof/>
            <w:webHidden/>
          </w:rPr>
          <w:fldChar w:fldCharType="end"/>
        </w:r>
      </w:hyperlink>
    </w:p>
    <w:p w14:paraId="66D76B21" w14:textId="4DA133B2" w:rsidR="004202E6" w:rsidRDefault="004202E6">
      <w:pPr>
        <w:pStyle w:val="Verzeichnis1"/>
        <w:rPr>
          <w:rFonts w:asciiTheme="minorHAnsi" w:eastAsiaTheme="minorEastAsia" w:hAnsiTheme="minorHAnsi" w:cstheme="minorBidi"/>
          <w:b w:val="0"/>
          <w:noProof/>
          <w:szCs w:val="22"/>
          <w:lang w:val="en-US" w:eastAsia="zh-CN"/>
        </w:rPr>
      </w:pPr>
      <w:hyperlink w:anchor="_Toc133485526" w:history="1">
        <w:r w:rsidRPr="00A32F45">
          <w:rPr>
            <w:rStyle w:val="Hyperlink"/>
            <w:noProof/>
          </w:rPr>
          <w:t>II</w:t>
        </w:r>
        <w:r>
          <w:rPr>
            <w:rFonts w:asciiTheme="minorHAnsi" w:eastAsiaTheme="minorEastAsia" w:hAnsiTheme="minorHAnsi" w:cstheme="minorBidi"/>
            <w:b w:val="0"/>
            <w:noProof/>
            <w:szCs w:val="22"/>
            <w:lang w:val="en-US" w:eastAsia="zh-CN"/>
          </w:rPr>
          <w:tab/>
        </w:r>
        <w:r w:rsidRPr="00A32F45">
          <w:rPr>
            <w:rStyle w:val="Hyperlink"/>
            <w:noProof/>
          </w:rPr>
          <w:t>Formelzeichen und Abkürzungen (Beispiel)</w:t>
        </w:r>
        <w:r>
          <w:rPr>
            <w:noProof/>
            <w:webHidden/>
          </w:rPr>
          <w:tab/>
        </w:r>
        <w:r>
          <w:rPr>
            <w:noProof/>
            <w:webHidden/>
          </w:rPr>
          <w:fldChar w:fldCharType="begin"/>
        </w:r>
        <w:r>
          <w:rPr>
            <w:noProof/>
            <w:webHidden/>
          </w:rPr>
          <w:instrText xml:space="preserve"> PAGEREF _Toc133485526 \h </w:instrText>
        </w:r>
        <w:r>
          <w:rPr>
            <w:noProof/>
            <w:webHidden/>
          </w:rPr>
        </w:r>
        <w:r>
          <w:rPr>
            <w:noProof/>
            <w:webHidden/>
          </w:rPr>
          <w:fldChar w:fldCharType="separate"/>
        </w:r>
        <w:r>
          <w:rPr>
            <w:noProof/>
            <w:webHidden/>
          </w:rPr>
          <w:t>iii</w:t>
        </w:r>
        <w:r>
          <w:rPr>
            <w:noProof/>
            <w:webHidden/>
          </w:rPr>
          <w:fldChar w:fldCharType="end"/>
        </w:r>
      </w:hyperlink>
    </w:p>
    <w:p w14:paraId="7135B47E" w14:textId="5A4CF763" w:rsidR="004202E6" w:rsidRDefault="004202E6">
      <w:pPr>
        <w:pStyle w:val="Verzeichnis1"/>
        <w:rPr>
          <w:rFonts w:asciiTheme="minorHAnsi" w:eastAsiaTheme="minorEastAsia" w:hAnsiTheme="minorHAnsi" w:cstheme="minorBidi"/>
          <w:b w:val="0"/>
          <w:noProof/>
          <w:szCs w:val="22"/>
          <w:lang w:val="en-US" w:eastAsia="zh-CN"/>
        </w:rPr>
      </w:pPr>
      <w:hyperlink w:anchor="_Toc133485527" w:history="1">
        <w:r w:rsidRPr="00A32F45">
          <w:rPr>
            <w:rStyle w:val="Hyperlink"/>
            <w:noProof/>
          </w:rPr>
          <w:t>III</w:t>
        </w:r>
        <w:r>
          <w:rPr>
            <w:rFonts w:asciiTheme="minorHAnsi" w:eastAsiaTheme="minorEastAsia" w:hAnsiTheme="minorHAnsi" w:cstheme="minorBidi"/>
            <w:b w:val="0"/>
            <w:noProof/>
            <w:szCs w:val="22"/>
            <w:lang w:val="en-US" w:eastAsia="zh-CN"/>
          </w:rPr>
          <w:tab/>
        </w:r>
        <w:r w:rsidRPr="00A32F45">
          <w:rPr>
            <w:rStyle w:val="Hyperlink"/>
            <w:noProof/>
          </w:rPr>
          <w:t>Abbildungsverzeichnis</w:t>
        </w:r>
        <w:r>
          <w:rPr>
            <w:noProof/>
            <w:webHidden/>
          </w:rPr>
          <w:tab/>
        </w:r>
        <w:r>
          <w:rPr>
            <w:noProof/>
            <w:webHidden/>
          </w:rPr>
          <w:fldChar w:fldCharType="begin"/>
        </w:r>
        <w:r>
          <w:rPr>
            <w:noProof/>
            <w:webHidden/>
          </w:rPr>
          <w:instrText xml:space="preserve"> PAGEREF _Toc133485527 \h </w:instrText>
        </w:r>
        <w:r>
          <w:rPr>
            <w:noProof/>
            <w:webHidden/>
          </w:rPr>
        </w:r>
        <w:r>
          <w:rPr>
            <w:noProof/>
            <w:webHidden/>
          </w:rPr>
          <w:fldChar w:fldCharType="separate"/>
        </w:r>
        <w:r>
          <w:rPr>
            <w:noProof/>
            <w:webHidden/>
          </w:rPr>
          <w:t>iv</w:t>
        </w:r>
        <w:r>
          <w:rPr>
            <w:noProof/>
            <w:webHidden/>
          </w:rPr>
          <w:fldChar w:fldCharType="end"/>
        </w:r>
      </w:hyperlink>
    </w:p>
    <w:p w14:paraId="345A2801" w14:textId="134203E6" w:rsidR="004202E6" w:rsidRDefault="004202E6">
      <w:pPr>
        <w:pStyle w:val="Verzeichnis1"/>
        <w:rPr>
          <w:rFonts w:asciiTheme="minorHAnsi" w:eastAsiaTheme="minorEastAsia" w:hAnsiTheme="minorHAnsi" w:cstheme="minorBidi"/>
          <w:b w:val="0"/>
          <w:noProof/>
          <w:szCs w:val="22"/>
          <w:lang w:val="en-US" w:eastAsia="zh-CN"/>
        </w:rPr>
      </w:pPr>
      <w:hyperlink w:anchor="_Toc133485528" w:history="1">
        <w:r w:rsidRPr="00A32F45">
          <w:rPr>
            <w:rStyle w:val="Hyperlink"/>
            <w:noProof/>
          </w:rPr>
          <w:t>IV</w:t>
        </w:r>
        <w:r>
          <w:rPr>
            <w:rFonts w:asciiTheme="minorHAnsi" w:eastAsiaTheme="minorEastAsia" w:hAnsiTheme="minorHAnsi" w:cstheme="minorBidi"/>
            <w:b w:val="0"/>
            <w:noProof/>
            <w:szCs w:val="22"/>
            <w:lang w:val="en-US" w:eastAsia="zh-CN"/>
          </w:rPr>
          <w:tab/>
        </w:r>
        <w:r w:rsidRPr="00A32F45">
          <w:rPr>
            <w:rStyle w:val="Hyperlink"/>
            <w:noProof/>
          </w:rPr>
          <w:t>Tabellenverzeichnis</w:t>
        </w:r>
        <w:r>
          <w:rPr>
            <w:noProof/>
            <w:webHidden/>
          </w:rPr>
          <w:tab/>
        </w:r>
        <w:r>
          <w:rPr>
            <w:noProof/>
            <w:webHidden/>
          </w:rPr>
          <w:fldChar w:fldCharType="begin"/>
        </w:r>
        <w:r>
          <w:rPr>
            <w:noProof/>
            <w:webHidden/>
          </w:rPr>
          <w:instrText xml:space="preserve"> PAGEREF _Toc133485528 \h </w:instrText>
        </w:r>
        <w:r>
          <w:rPr>
            <w:noProof/>
            <w:webHidden/>
          </w:rPr>
        </w:r>
        <w:r>
          <w:rPr>
            <w:noProof/>
            <w:webHidden/>
          </w:rPr>
          <w:fldChar w:fldCharType="separate"/>
        </w:r>
        <w:r>
          <w:rPr>
            <w:noProof/>
            <w:webHidden/>
          </w:rPr>
          <w:t>v</w:t>
        </w:r>
        <w:r>
          <w:rPr>
            <w:noProof/>
            <w:webHidden/>
          </w:rPr>
          <w:fldChar w:fldCharType="end"/>
        </w:r>
      </w:hyperlink>
    </w:p>
    <w:p w14:paraId="01BD8D4D" w14:textId="12C0A88A" w:rsidR="004202E6" w:rsidRDefault="004202E6">
      <w:pPr>
        <w:pStyle w:val="Verzeichnis1"/>
        <w:rPr>
          <w:rFonts w:asciiTheme="minorHAnsi" w:eastAsiaTheme="minorEastAsia" w:hAnsiTheme="minorHAnsi" w:cstheme="minorBidi"/>
          <w:b w:val="0"/>
          <w:noProof/>
          <w:szCs w:val="22"/>
          <w:lang w:val="en-US" w:eastAsia="zh-CN"/>
        </w:rPr>
      </w:pPr>
      <w:hyperlink w:anchor="_Toc133485529" w:history="1">
        <w:r w:rsidRPr="00A32F45">
          <w:rPr>
            <w:rStyle w:val="Hyperlink"/>
            <w:noProof/>
            <w:lang w:val="en-GB"/>
          </w:rPr>
          <w:t>1</w:t>
        </w:r>
        <w:r>
          <w:rPr>
            <w:rFonts w:asciiTheme="minorHAnsi" w:eastAsiaTheme="minorEastAsia" w:hAnsiTheme="minorHAnsi" w:cstheme="minorBidi"/>
            <w:b w:val="0"/>
            <w:noProof/>
            <w:szCs w:val="22"/>
            <w:lang w:val="en-US" w:eastAsia="zh-CN"/>
          </w:rPr>
          <w:tab/>
        </w:r>
        <w:r w:rsidRPr="00A32F45">
          <w:rPr>
            <w:rStyle w:val="Hyperlink"/>
            <w:noProof/>
            <w:lang w:val="en-GB"/>
          </w:rPr>
          <w:t>Introduction</w:t>
        </w:r>
        <w:r>
          <w:rPr>
            <w:noProof/>
            <w:webHidden/>
          </w:rPr>
          <w:tab/>
        </w:r>
        <w:r>
          <w:rPr>
            <w:noProof/>
            <w:webHidden/>
          </w:rPr>
          <w:fldChar w:fldCharType="begin"/>
        </w:r>
        <w:r>
          <w:rPr>
            <w:noProof/>
            <w:webHidden/>
          </w:rPr>
          <w:instrText xml:space="preserve"> PAGEREF _Toc133485529 \h </w:instrText>
        </w:r>
        <w:r>
          <w:rPr>
            <w:noProof/>
            <w:webHidden/>
          </w:rPr>
        </w:r>
        <w:r>
          <w:rPr>
            <w:noProof/>
            <w:webHidden/>
          </w:rPr>
          <w:fldChar w:fldCharType="separate"/>
        </w:r>
        <w:r>
          <w:rPr>
            <w:noProof/>
            <w:webHidden/>
          </w:rPr>
          <w:t>6</w:t>
        </w:r>
        <w:r>
          <w:rPr>
            <w:noProof/>
            <w:webHidden/>
          </w:rPr>
          <w:fldChar w:fldCharType="end"/>
        </w:r>
      </w:hyperlink>
    </w:p>
    <w:p w14:paraId="5FE27BC4" w14:textId="3974A625" w:rsidR="004202E6" w:rsidRDefault="004202E6">
      <w:pPr>
        <w:pStyle w:val="Verzeichnis2"/>
        <w:rPr>
          <w:rFonts w:asciiTheme="minorHAnsi" w:eastAsiaTheme="minorEastAsia" w:hAnsiTheme="minorHAnsi" w:cstheme="minorBidi"/>
          <w:noProof/>
          <w:szCs w:val="22"/>
          <w:lang w:val="en-US" w:eastAsia="zh-CN"/>
        </w:rPr>
      </w:pPr>
      <w:hyperlink w:anchor="_Toc133485530" w:history="1">
        <w:r w:rsidRPr="00A32F45">
          <w:rPr>
            <w:rStyle w:val="Hyperlink"/>
            <w:noProof/>
            <w:lang w:val="en-GB"/>
          </w:rPr>
          <w:t>1.1</w:t>
        </w:r>
        <w:r>
          <w:rPr>
            <w:rFonts w:asciiTheme="minorHAnsi" w:eastAsiaTheme="minorEastAsia" w:hAnsiTheme="minorHAnsi" w:cstheme="minorBidi"/>
            <w:noProof/>
            <w:szCs w:val="22"/>
            <w:lang w:val="en-US" w:eastAsia="zh-CN"/>
          </w:rPr>
          <w:tab/>
        </w:r>
        <w:r w:rsidRPr="00A32F45">
          <w:rPr>
            <w:rStyle w:val="Hyperlink"/>
            <w:noProof/>
            <w:lang w:val="en-GB"/>
          </w:rPr>
          <w:t>Motivation</w:t>
        </w:r>
        <w:r>
          <w:rPr>
            <w:noProof/>
            <w:webHidden/>
          </w:rPr>
          <w:tab/>
        </w:r>
        <w:r>
          <w:rPr>
            <w:noProof/>
            <w:webHidden/>
          </w:rPr>
          <w:fldChar w:fldCharType="begin"/>
        </w:r>
        <w:r>
          <w:rPr>
            <w:noProof/>
            <w:webHidden/>
          </w:rPr>
          <w:instrText xml:space="preserve"> PAGEREF _Toc133485530 \h </w:instrText>
        </w:r>
        <w:r>
          <w:rPr>
            <w:noProof/>
            <w:webHidden/>
          </w:rPr>
        </w:r>
        <w:r>
          <w:rPr>
            <w:noProof/>
            <w:webHidden/>
          </w:rPr>
          <w:fldChar w:fldCharType="separate"/>
        </w:r>
        <w:r>
          <w:rPr>
            <w:noProof/>
            <w:webHidden/>
          </w:rPr>
          <w:t>6</w:t>
        </w:r>
        <w:r>
          <w:rPr>
            <w:noProof/>
            <w:webHidden/>
          </w:rPr>
          <w:fldChar w:fldCharType="end"/>
        </w:r>
      </w:hyperlink>
    </w:p>
    <w:p w14:paraId="0EB30246" w14:textId="3F30D69E" w:rsidR="004202E6" w:rsidRDefault="004202E6">
      <w:pPr>
        <w:pStyle w:val="Verzeichnis2"/>
        <w:rPr>
          <w:rFonts w:asciiTheme="minorHAnsi" w:eastAsiaTheme="minorEastAsia" w:hAnsiTheme="minorHAnsi" w:cstheme="minorBidi"/>
          <w:noProof/>
          <w:szCs w:val="22"/>
          <w:lang w:val="en-US" w:eastAsia="zh-CN"/>
        </w:rPr>
      </w:pPr>
      <w:hyperlink w:anchor="_Toc133485531" w:history="1">
        <w:r w:rsidRPr="00A32F45">
          <w:rPr>
            <w:rStyle w:val="Hyperlink"/>
            <w:noProof/>
            <w:lang w:val="en-US"/>
          </w:rPr>
          <w:t>1.2</w:t>
        </w:r>
        <w:r>
          <w:rPr>
            <w:rFonts w:asciiTheme="minorHAnsi" w:eastAsiaTheme="minorEastAsia" w:hAnsiTheme="minorHAnsi" w:cstheme="minorBidi"/>
            <w:noProof/>
            <w:szCs w:val="22"/>
            <w:lang w:val="en-US" w:eastAsia="zh-CN"/>
          </w:rPr>
          <w:tab/>
        </w:r>
        <w:r w:rsidRPr="00A32F45">
          <w:rPr>
            <w:rStyle w:val="Hyperlink"/>
            <w:noProof/>
            <w:lang w:val="en-US"/>
          </w:rPr>
          <w:t>Thesis Structure</w:t>
        </w:r>
        <w:r>
          <w:rPr>
            <w:noProof/>
            <w:webHidden/>
          </w:rPr>
          <w:tab/>
        </w:r>
        <w:r>
          <w:rPr>
            <w:noProof/>
            <w:webHidden/>
          </w:rPr>
          <w:fldChar w:fldCharType="begin"/>
        </w:r>
        <w:r>
          <w:rPr>
            <w:noProof/>
            <w:webHidden/>
          </w:rPr>
          <w:instrText xml:space="preserve"> PAGEREF _Toc133485531 \h </w:instrText>
        </w:r>
        <w:r>
          <w:rPr>
            <w:noProof/>
            <w:webHidden/>
          </w:rPr>
        </w:r>
        <w:r>
          <w:rPr>
            <w:noProof/>
            <w:webHidden/>
          </w:rPr>
          <w:fldChar w:fldCharType="separate"/>
        </w:r>
        <w:r>
          <w:rPr>
            <w:noProof/>
            <w:webHidden/>
          </w:rPr>
          <w:t>6</w:t>
        </w:r>
        <w:r>
          <w:rPr>
            <w:noProof/>
            <w:webHidden/>
          </w:rPr>
          <w:fldChar w:fldCharType="end"/>
        </w:r>
      </w:hyperlink>
    </w:p>
    <w:p w14:paraId="046AE969" w14:textId="356B0CFC" w:rsidR="004202E6" w:rsidRDefault="004202E6">
      <w:pPr>
        <w:pStyle w:val="Verzeichnis2"/>
        <w:rPr>
          <w:rFonts w:asciiTheme="minorHAnsi" w:eastAsiaTheme="minorEastAsia" w:hAnsiTheme="minorHAnsi" w:cstheme="minorBidi"/>
          <w:noProof/>
          <w:szCs w:val="22"/>
          <w:lang w:val="en-US" w:eastAsia="zh-CN"/>
        </w:rPr>
      </w:pPr>
      <w:hyperlink w:anchor="_Toc133485532" w:history="1">
        <w:r w:rsidRPr="00A32F45">
          <w:rPr>
            <w:rStyle w:val="Hyperlink"/>
            <w:noProof/>
            <w:lang w:val="en-GB"/>
          </w:rPr>
          <w:t>1.3</w:t>
        </w:r>
        <w:r>
          <w:rPr>
            <w:rFonts w:asciiTheme="minorHAnsi" w:eastAsiaTheme="minorEastAsia" w:hAnsiTheme="minorHAnsi" w:cstheme="minorBidi"/>
            <w:noProof/>
            <w:szCs w:val="22"/>
            <w:lang w:val="en-US" w:eastAsia="zh-CN"/>
          </w:rPr>
          <w:tab/>
        </w:r>
        <w:r w:rsidRPr="00A32F45">
          <w:rPr>
            <w:rStyle w:val="Hyperlink"/>
            <w:noProof/>
            <w:lang w:val="en-GB"/>
          </w:rPr>
          <w:t>Objectives</w:t>
        </w:r>
        <w:r>
          <w:rPr>
            <w:noProof/>
            <w:webHidden/>
          </w:rPr>
          <w:tab/>
        </w:r>
        <w:r>
          <w:rPr>
            <w:noProof/>
            <w:webHidden/>
          </w:rPr>
          <w:fldChar w:fldCharType="begin"/>
        </w:r>
        <w:r>
          <w:rPr>
            <w:noProof/>
            <w:webHidden/>
          </w:rPr>
          <w:instrText xml:space="preserve"> PAGEREF _Toc133485532 \h </w:instrText>
        </w:r>
        <w:r>
          <w:rPr>
            <w:noProof/>
            <w:webHidden/>
          </w:rPr>
        </w:r>
        <w:r>
          <w:rPr>
            <w:noProof/>
            <w:webHidden/>
          </w:rPr>
          <w:fldChar w:fldCharType="separate"/>
        </w:r>
        <w:r>
          <w:rPr>
            <w:noProof/>
            <w:webHidden/>
          </w:rPr>
          <w:t>6</w:t>
        </w:r>
        <w:r>
          <w:rPr>
            <w:noProof/>
            <w:webHidden/>
          </w:rPr>
          <w:fldChar w:fldCharType="end"/>
        </w:r>
      </w:hyperlink>
    </w:p>
    <w:p w14:paraId="14891A8B" w14:textId="6ADAD1F9" w:rsidR="004202E6" w:rsidRDefault="004202E6">
      <w:pPr>
        <w:pStyle w:val="Verzeichnis1"/>
        <w:rPr>
          <w:rFonts w:asciiTheme="minorHAnsi" w:eastAsiaTheme="minorEastAsia" w:hAnsiTheme="minorHAnsi" w:cstheme="minorBidi"/>
          <w:b w:val="0"/>
          <w:noProof/>
          <w:szCs w:val="22"/>
          <w:lang w:val="en-US" w:eastAsia="zh-CN"/>
        </w:rPr>
      </w:pPr>
      <w:hyperlink w:anchor="_Toc133485533" w:history="1">
        <w:r w:rsidRPr="00A32F45">
          <w:rPr>
            <w:rStyle w:val="Hyperlink"/>
            <w:noProof/>
          </w:rPr>
          <w:t>2</w:t>
        </w:r>
        <w:r>
          <w:rPr>
            <w:rFonts w:asciiTheme="minorHAnsi" w:eastAsiaTheme="minorEastAsia" w:hAnsiTheme="minorHAnsi" w:cstheme="minorBidi"/>
            <w:b w:val="0"/>
            <w:noProof/>
            <w:szCs w:val="22"/>
            <w:lang w:val="en-US" w:eastAsia="zh-CN"/>
          </w:rPr>
          <w:tab/>
        </w:r>
        <w:r w:rsidRPr="00A32F45">
          <w:rPr>
            <w:rStyle w:val="Hyperlink"/>
            <w:noProof/>
            <w:lang w:val="en-GB"/>
          </w:rPr>
          <w:t>Theoretical</w:t>
        </w:r>
        <w:r w:rsidRPr="00A32F45">
          <w:rPr>
            <w:rStyle w:val="Hyperlink"/>
            <w:noProof/>
          </w:rPr>
          <w:t xml:space="preserve"> Background</w:t>
        </w:r>
        <w:r>
          <w:rPr>
            <w:noProof/>
            <w:webHidden/>
          </w:rPr>
          <w:tab/>
        </w:r>
        <w:r>
          <w:rPr>
            <w:noProof/>
            <w:webHidden/>
          </w:rPr>
          <w:fldChar w:fldCharType="begin"/>
        </w:r>
        <w:r>
          <w:rPr>
            <w:noProof/>
            <w:webHidden/>
          </w:rPr>
          <w:instrText xml:space="preserve"> PAGEREF _Toc133485533 \h </w:instrText>
        </w:r>
        <w:r>
          <w:rPr>
            <w:noProof/>
            <w:webHidden/>
          </w:rPr>
        </w:r>
        <w:r>
          <w:rPr>
            <w:noProof/>
            <w:webHidden/>
          </w:rPr>
          <w:fldChar w:fldCharType="separate"/>
        </w:r>
        <w:r>
          <w:rPr>
            <w:noProof/>
            <w:webHidden/>
          </w:rPr>
          <w:t>8</w:t>
        </w:r>
        <w:r>
          <w:rPr>
            <w:noProof/>
            <w:webHidden/>
          </w:rPr>
          <w:fldChar w:fldCharType="end"/>
        </w:r>
      </w:hyperlink>
    </w:p>
    <w:p w14:paraId="6ACBFF37" w14:textId="53C1C114" w:rsidR="004202E6" w:rsidRDefault="004202E6">
      <w:pPr>
        <w:pStyle w:val="Verzeichnis2"/>
        <w:rPr>
          <w:rFonts w:asciiTheme="minorHAnsi" w:eastAsiaTheme="minorEastAsia" w:hAnsiTheme="minorHAnsi" w:cstheme="minorBidi"/>
          <w:noProof/>
          <w:szCs w:val="22"/>
          <w:lang w:val="en-US" w:eastAsia="zh-CN"/>
        </w:rPr>
      </w:pPr>
      <w:hyperlink w:anchor="_Toc133485534" w:history="1">
        <w:r w:rsidRPr="00A32F45">
          <w:rPr>
            <w:rStyle w:val="Hyperlink"/>
            <w:noProof/>
            <w:lang w:val="en-US"/>
          </w:rPr>
          <w:t>2.1</w:t>
        </w:r>
        <w:r>
          <w:rPr>
            <w:rFonts w:asciiTheme="minorHAnsi" w:eastAsiaTheme="minorEastAsia" w:hAnsiTheme="minorHAnsi" w:cstheme="minorBidi"/>
            <w:noProof/>
            <w:szCs w:val="22"/>
            <w:lang w:val="en-US" w:eastAsia="zh-CN"/>
          </w:rPr>
          <w:tab/>
        </w:r>
        <w:r w:rsidRPr="00A32F45">
          <w:rPr>
            <w:rStyle w:val="Hyperlink"/>
            <w:noProof/>
            <w:lang w:val="en-US"/>
          </w:rPr>
          <w:t>Virtual Reality</w:t>
        </w:r>
        <w:r>
          <w:rPr>
            <w:noProof/>
            <w:webHidden/>
          </w:rPr>
          <w:tab/>
        </w:r>
        <w:r>
          <w:rPr>
            <w:noProof/>
            <w:webHidden/>
          </w:rPr>
          <w:fldChar w:fldCharType="begin"/>
        </w:r>
        <w:r>
          <w:rPr>
            <w:noProof/>
            <w:webHidden/>
          </w:rPr>
          <w:instrText xml:space="preserve"> PAGEREF _Toc133485534 \h </w:instrText>
        </w:r>
        <w:r>
          <w:rPr>
            <w:noProof/>
            <w:webHidden/>
          </w:rPr>
        </w:r>
        <w:r>
          <w:rPr>
            <w:noProof/>
            <w:webHidden/>
          </w:rPr>
          <w:fldChar w:fldCharType="separate"/>
        </w:r>
        <w:r>
          <w:rPr>
            <w:noProof/>
            <w:webHidden/>
          </w:rPr>
          <w:t>8</w:t>
        </w:r>
        <w:r>
          <w:rPr>
            <w:noProof/>
            <w:webHidden/>
          </w:rPr>
          <w:fldChar w:fldCharType="end"/>
        </w:r>
      </w:hyperlink>
    </w:p>
    <w:p w14:paraId="2F0ACE14" w14:textId="16616A19" w:rsidR="004202E6" w:rsidRDefault="004202E6">
      <w:pPr>
        <w:pStyle w:val="Verzeichnis3"/>
        <w:rPr>
          <w:rFonts w:asciiTheme="minorHAnsi" w:eastAsiaTheme="minorEastAsia" w:hAnsiTheme="minorHAnsi" w:cstheme="minorBidi"/>
          <w:noProof/>
          <w:szCs w:val="22"/>
          <w:lang w:val="en-US" w:eastAsia="zh-CN"/>
        </w:rPr>
      </w:pPr>
      <w:hyperlink w:anchor="_Toc133485535" w:history="1">
        <w:r w:rsidRPr="00A32F45">
          <w:rPr>
            <w:rStyle w:val="Hyperlink"/>
            <w:noProof/>
            <w:lang w:val="en-US"/>
          </w:rPr>
          <w:t>2.1.1</w:t>
        </w:r>
        <w:r>
          <w:rPr>
            <w:rFonts w:asciiTheme="minorHAnsi" w:eastAsiaTheme="minorEastAsia" w:hAnsiTheme="minorHAnsi" w:cstheme="minorBidi"/>
            <w:noProof/>
            <w:szCs w:val="22"/>
            <w:lang w:val="en-US" w:eastAsia="zh-CN"/>
          </w:rPr>
          <w:tab/>
        </w:r>
        <w:r w:rsidRPr="00A32F45">
          <w:rPr>
            <w:rStyle w:val="Hyperlink"/>
            <w:noProof/>
            <w:lang w:val="en-US"/>
          </w:rPr>
          <w:t xml:space="preserve">The Mixed Reality Continuum </w:t>
        </w:r>
        <w:r>
          <w:rPr>
            <w:noProof/>
            <w:webHidden/>
          </w:rPr>
          <w:tab/>
        </w:r>
        <w:r>
          <w:rPr>
            <w:noProof/>
            <w:webHidden/>
          </w:rPr>
          <w:fldChar w:fldCharType="begin"/>
        </w:r>
        <w:r>
          <w:rPr>
            <w:noProof/>
            <w:webHidden/>
          </w:rPr>
          <w:instrText xml:space="preserve"> PAGEREF _Toc133485535 \h </w:instrText>
        </w:r>
        <w:r>
          <w:rPr>
            <w:noProof/>
            <w:webHidden/>
          </w:rPr>
        </w:r>
        <w:r>
          <w:rPr>
            <w:noProof/>
            <w:webHidden/>
          </w:rPr>
          <w:fldChar w:fldCharType="separate"/>
        </w:r>
        <w:r>
          <w:rPr>
            <w:noProof/>
            <w:webHidden/>
          </w:rPr>
          <w:t>8</w:t>
        </w:r>
        <w:r>
          <w:rPr>
            <w:noProof/>
            <w:webHidden/>
          </w:rPr>
          <w:fldChar w:fldCharType="end"/>
        </w:r>
      </w:hyperlink>
    </w:p>
    <w:p w14:paraId="4C909AB9" w14:textId="7580BB36" w:rsidR="004202E6" w:rsidRDefault="004202E6">
      <w:pPr>
        <w:pStyle w:val="Verzeichnis3"/>
        <w:rPr>
          <w:rFonts w:asciiTheme="minorHAnsi" w:eastAsiaTheme="minorEastAsia" w:hAnsiTheme="minorHAnsi" w:cstheme="minorBidi"/>
          <w:noProof/>
          <w:szCs w:val="22"/>
          <w:lang w:val="en-US" w:eastAsia="zh-CN"/>
        </w:rPr>
      </w:pPr>
      <w:hyperlink w:anchor="_Toc133485536" w:history="1">
        <w:r w:rsidRPr="00A32F45">
          <w:rPr>
            <w:rStyle w:val="Hyperlink"/>
            <w:noProof/>
            <w:lang w:val="en-US"/>
          </w:rPr>
          <w:t>2.1.2</w:t>
        </w:r>
        <w:r>
          <w:rPr>
            <w:rFonts w:asciiTheme="minorHAnsi" w:eastAsiaTheme="minorEastAsia" w:hAnsiTheme="minorHAnsi" w:cstheme="minorBidi"/>
            <w:noProof/>
            <w:szCs w:val="22"/>
            <w:lang w:val="en-US" w:eastAsia="zh-CN"/>
          </w:rPr>
          <w:tab/>
        </w:r>
        <w:r w:rsidRPr="00A32F45">
          <w:rPr>
            <w:rStyle w:val="Hyperlink"/>
            <w:noProof/>
            <w:lang w:val="en-US"/>
          </w:rPr>
          <w:t>Components of Virtual Reality</w:t>
        </w:r>
        <w:r>
          <w:rPr>
            <w:noProof/>
            <w:webHidden/>
          </w:rPr>
          <w:tab/>
        </w:r>
        <w:r>
          <w:rPr>
            <w:noProof/>
            <w:webHidden/>
          </w:rPr>
          <w:fldChar w:fldCharType="begin"/>
        </w:r>
        <w:r>
          <w:rPr>
            <w:noProof/>
            <w:webHidden/>
          </w:rPr>
          <w:instrText xml:space="preserve"> PAGEREF _Toc133485536 \h </w:instrText>
        </w:r>
        <w:r>
          <w:rPr>
            <w:noProof/>
            <w:webHidden/>
          </w:rPr>
        </w:r>
        <w:r>
          <w:rPr>
            <w:noProof/>
            <w:webHidden/>
          </w:rPr>
          <w:fldChar w:fldCharType="separate"/>
        </w:r>
        <w:r>
          <w:rPr>
            <w:noProof/>
            <w:webHidden/>
          </w:rPr>
          <w:t>9</w:t>
        </w:r>
        <w:r>
          <w:rPr>
            <w:noProof/>
            <w:webHidden/>
          </w:rPr>
          <w:fldChar w:fldCharType="end"/>
        </w:r>
      </w:hyperlink>
    </w:p>
    <w:p w14:paraId="628C93A8" w14:textId="646A17B9" w:rsidR="004202E6" w:rsidRDefault="004202E6">
      <w:pPr>
        <w:pStyle w:val="Verzeichnis3"/>
        <w:rPr>
          <w:rFonts w:asciiTheme="minorHAnsi" w:eastAsiaTheme="minorEastAsia" w:hAnsiTheme="minorHAnsi" w:cstheme="minorBidi"/>
          <w:noProof/>
          <w:szCs w:val="22"/>
          <w:lang w:val="en-US" w:eastAsia="zh-CN"/>
        </w:rPr>
      </w:pPr>
      <w:hyperlink w:anchor="_Toc133485537" w:history="1">
        <w:r w:rsidRPr="00A32F45">
          <w:rPr>
            <w:rStyle w:val="Hyperlink"/>
            <w:noProof/>
            <w:lang w:val="en-US"/>
          </w:rPr>
          <w:t>2.1.3</w:t>
        </w:r>
        <w:r>
          <w:rPr>
            <w:rFonts w:asciiTheme="minorHAnsi" w:eastAsiaTheme="minorEastAsia" w:hAnsiTheme="minorHAnsi" w:cstheme="minorBidi"/>
            <w:noProof/>
            <w:szCs w:val="22"/>
            <w:lang w:val="en-US" w:eastAsia="zh-CN"/>
          </w:rPr>
          <w:tab/>
        </w:r>
        <w:r w:rsidRPr="00A32F45">
          <w:rPr>
            <w:rStyle w:val="Hyperlink"/>
            <w:noProof/>
            <w:lang w:val="en-US"/>
          </w:rPr>
          <w:t>VR Devices</w:t>
        </w:r>
        <w:r>
          <w:rPr>
            <w:noProof/>
            <w:webHidden/>
          </w:rPr>
          <w:tab/>
        </w:r>
        <w:r>
          <w:rPr>
            <w:noProof/>
            <w:webHidden/>
          </w:rPr>
          <w:fldChar w:fldCharType="begin"/>
        </w:r>
        <w:r>
          <w:rPr>
            <w:noProof/>
            <w:webHidden/>
          </w:rPr>
          <w:instrText xml:space="preserve"> PAGEREF _Toc133485537 \h </w:instrText>
        </w:r>
        <w:r>
          <w:rPr>
            <w:noProof/>
            <w:webHidden/>
          </w:rPr>
        </w:r>
        <w:r>
          <w:rPr>
            <w:noProof/>
            <w:webHidden/>
          </w:rPr>
          <w:fldChar w:fldCharType="separate"/>
        </w:r>
        <w:r>
          <w:rPr>
            <w:noProof/>
            <w:webHidden/>
          </w:rPr>
          <w:t>10</w:t>
        </w:r>
        <w:r>
          <w:rPr>
            <w:noProof/>
            <w:webHidden/>
          </w:rPr>
          <w:fldChar w:fldCharType="end"/>
        </w:r>
      </w:hyperlink>
    </w:p>
    <w:p w14:paraId="460975D0" w14:textId="52103217" w:rsidR="004202E6" w:rsidRDefault="004202E6">
      <w:pPr>
        <w:pStyle w:val="Verzeichnis3"/>
        <w:rPr>
          <w:rFonts w:asciiTheme="minorHAnsi" w:eastAsiaTheme="minorEastAsia" w:hAnsiTheme="minorHAnsi" w:cstheme="minorBidi"/>
          <w:noProof/>
          <w:szCs w:val="22"/>
          <w:lang w:val="en-US" w:eastAsia="zh-CN"/>
        </w:rPr>
      </w:pPr>
      <w:hyperlink w:anchor="_Toc133485538" w:history="1">
        <w:r w:rsidRPr="00A32F45">
          <w:rPr>
            <w:rStyle w:val="Hyperlink"/>
            <w:noProof/>
          </w:rPr>
          <w:t>2.1.4</w:t>
        </w:r>
        <w:r>
          <w:rPr>
            <w:rFonts w:asciiTheme="minorHAnsi" w:eastAsiaTheme="minorEastAsia" w:hAnsiTheme="minorHAnsi" w:cstheme="minorBidi"/>
            <w:noProof/>
            <w:szCs w:val="22"/>
            <w:lang w:val="en-US" w:eastAsia="zh-CN"/>
          </w:rPr>
          <w:tab/>
        </w:r>
        <w:r w:rsidRPr="00A32F45">
          <w:rPr>
            <w:rStyle w:val="Hyperlink"/>
            <w:noProof/>
          </w:rPr>
          <w:t>Haptic Devices</w:t>
        </w:r>
        <w:r>
          <w:rPr>
            <w:noProof/>
            <w:webHidden/>
          </w:rPr>
          <w:tab/>
        </w:r>
        <w:r>
          <w:rPr>
            <w:noProof/>
            <w:webHidden/>
          </w:rPr>
          <w:fldChar w:fldCharType="begin"/>
        </w:r>
        <w:r>
          <w:rPr>
            <w:noProof/>
            <w:webHidden/>
          </w:rPr>
          <w:instrText xml:space="preserve"> PAGEREF _Toc133485538 \h </w:instrText>
        </w:r>
        <w:r>
          <w:rPr>
            <w:noProof/>
            <w:webHidden/>
          </w:rPr>
        </w:r>
        <w:r>
          <w:rPr>
            <w:noProof/>
            <w:webHidden/>
          </w:rPr>
          <w:fldChar w:fldCharType="separate"/>
        </w:r>
        <w:r>
          <w:rPr>
            <w:noProof/>
            <w:webHidden/>
          </w:rPr>
          <w:t>12</w:t>
        </w:r>
        <w:r>
          <w:rPr>
            <w:noProof/>
            <w:webHidden/>
          </w:rPr>
          <w:fldChar w:fldCharType="end"/>
        </w:r>
      </w:hyperlink>
    </w:p>
    <w:p w14:paraId="73F987F9" w14:textId="0F13F4E1" w:rsidR="004202E6" w:rsidRDefault="004202E6">
      <w:pPr>
        <w:pStyle w:val="Verzeichnis3"/>
        <w:rPr>
          <w:rFonts w:asciiTheme="minorHAnsi" w:eastAsiaTheme="minorEastAsia" w:hAnsiTheme="minorHAnsi" w:cstheme="minorBidi"/>
          <w:noProof/>
          <w:szCs w:val="22"/>
          <w:lang w:val="en-US" w:eastAsia="zh-CN"/>
        </w:rPr>
      </w:pPr>
      <w:hyperlink w:anchor="_Toc133485539" w:history="1">
        <w:r w:rsidRPr="00A32F45">
          <w:rPr>
            <w:rStyle w:val="Hyperlink"/>
            <w:noProof/>
            <w:lang w:val="en-US"/>
          </w:rPr>
          <w:t>2.1.5</w:t>
        </w:r>
        <w:r>
          <w:rPr>
            <w:rFonts w:asciiTheme="minorHAnsi" w:eastAsiaTheme="minorEastAsia" w:hAnsiTheme="minorHAnsi" w:cstheme="minorBidi"/>
            <w:noProof/>
            <w:szCs w:val="22"/>
            <w:lang w:val="en-US" w:eastAsia="zh-CN"/>
          </w:rPr>
          <w:tab/>
        </w:r>
        <w:r w:rsidRPr="00A32F45">
          <w:rPr>
            <w:rStyle w:val="Hyperlink"/>
            <w:noProof/>
            <w:lang w:val="en-US"/>
          </w:rPr>
          <w:t>Simulation Environment</w:t>
        </w:r>
        <w:r>
          <w:rPr>
            <w:noProof/>
            <w:webHidden/>
          </w:rPr>
          <w:tab/>
        </w:r>
        <w:r>
          <w:rPr>
            <w:noProof/>
            <w:webHidden/>
          </w:rPr>
          <w:fldChar w:fldCharType="begin"/>
        </w:r>
        <w:r>
          <w:rPr>
            <w:noProof/>
            <w:webHidden/>
          </w:rPr>
          <w:instrText xml:space="preserve"> PAGEREF _Toc133485539 \h </w:instrText>
        </w:r>
        <w:r>
          <w:rPr>
            <w:noProof/>
            <w:webHidden/>
          </w:rPr>
        </w:r>
        <w:r>
          <w:rPr>
            <w:noProof/>
            <w:webHidden/>
          </w:rPr>
          <w:fldChar w:fldCharType="separate"/>
        </w:r>
        <w:r>
          <w:rPr>
            <w:noProof/>
            <w:webHidden/>
          </w:rPr>
          <w:t>13</w:t>
        </w:r>
        <w:r>
          <w:rPr>
            <w:noProof/>
            <w:webHidden/>
          </w:rPr>
          <w:fldChar w:fldCharType="end"/>
        </w:r>
      </w:hyperlink>
    </w:p>
    <w:p w14:paraId="46E24C60" w14:textId="7E1B11B5" w:rsidR="004202E6" w:rsidRDefault="004202E6">
      <w:pPr>
        <w:pStyle w:val="Verzeichnis3"/>
        <w:rPr>
          <w:rFonts w:asciiTheme="minorHAnsi" w:eastAsiaTheme="minorEastAsia" w:hAnsiTheme="minorHAnsi" w:cstheme="minorBidi"/>
          <w:noProof/>
          <w:szCs w:val="22"/>
          <w:lang w:val="en-US" w:eastAsia="zh-CN"/>
        </w:rPr>
      </w:pPr>
      <w:hyperlink w:anchor="_Toc133485540" w:history="1">
        <w:r w:rsidRPr="00A32F45">
          <w:rPr>
            <w:rStyle w:val="Hyperlink"/>
            <w:noProof/>
          </w:rPr>
          <w:t>2.1.6</w:t>
        </w:r>
        <w:r>
          <w:rPr>
            <w:rFonts w:asciiTheme="minorHAnsi" w:eastAsiaTheme="minorEastAsia" w:hAnsiTheme="minorHAnsi" w:cstheme="minorBidi"/>
            <w:noProof/>
            <w:szCs w:val="22"/>
            <w:lang w:val="en-US" w:eastAsia="zh-CN"/>
          </w:rPr>
          <w:tab/>
        </w:r>
        <w:r w:rsidRPr="00A32F45">
          <w:rPr>
            <w:rStyle w:val="Hyperlink"/>
            <w:noProof/>
          </w:rPr>
          <w:t>Applications in Engineering Industry</w:t>
        </w:r>
        <w:r>
          <w:rPr>
            <w:noProof/>
            <w:webHidden/>
          </w:rPr>
          <w:tab/>
        </w:r>
        <w:r>
          <w:rPr>
            <w:noProof/>
            <w:webHidden/>
          </w:rPr>
          <w:fldChar w:fldCharType="begin"/>
        </w:r>
        <w:r>
          <w:rPr>
            <w:noProof/>
            <w:webHidden/>
          </w:rPr>
          <w:instrText xml:space="preserve"> PAGEREF _Toc133485540 \h </w:instrText>
        </w:r>
        <w:r>
          <w:rPr>
            <w:noProof/>
            <w:webHidden/>
          </w:rPr>
        </w:r>
        <w:r>
          <w:rPr>
            <w:noProof/>
            <w:webHidden/>
          </w:rPr>
          <w:fldChar w:fldCharType="separate"/>
        </w:r>
        <w:r>
          <w:rPr>
            <w:noProof/>
            <w:webHidden/>
          </w:rPr>
          <w:t>13</w:t>
        </w:r>
        <w:r>
          <w:rPr>
            <w:noProof/>
            <w:webHidden/>
          </w:rPr>
          <w:fldChar w:fldCharType="end"/>
        </w:r>
      </w:hyperlink>
    </w:p>
    <w:p w14:paraId="7298CE85" w14:textId="1AB08A3D" w:rsidR="004202E6" w:rsidRDefault="004202E6">
      <w:pPr>
        <w:pStyle w:val="Verzeichnis2"/>
        <w:rPr>
          <w:rFonts w:asciiTheme="minorHAnsi" w:eastAsiaTheme="minorEastAsia" w:hAnsiTheme="minorHAnsi" w:cstheme="minorBidi"/>
          <w:noProof/>
          <w:szCs w:val="22"/>
          <w:lang w:val="en-US" w:eastAsia="zh-CN"/>
        </w:rPr>
      </w:pPr>
      <w:hyperlink w:anchor="_Toc133485541" w:history="1">
        <w:r w:rsidRPr="00A32F45">
          <w:rPr>
            <w:rStyle w:val="Hyperlink"/>
            <w:noProof/>
          </w:rPr>
          <w:t>2.2</w:t>
        </w:r>
        <w:r>
          <w:rPr>
            <w:rFonts w:asciiTheme="minorHAnsi" w:eastAsiaTheme="minorEastAsia" w:hAnsiTheme="minorHAnsi" w:cstheme="minorBidi"/>
            <w:noProof/>
            <w:szCs w:val="22"/>
            <w:lang w:val="en-US" w:eastAsia="zh-CN"/>
          </w:rPr>
          <w:tab/>
        </w:r>
        <w:r w:rsidRPr="00A32F45">
          <w:rPr>
            <w:rStyle w:val="Hyperlink"/>
            <w:noProof/>
          </w:rPr>
          <w:t>Virtual Assembly</w:t>
        </w:r>
        <w:r>
          <w:rPr>
            <w:noProof/>
            <w:webHidden/>
          </w:rPr>
          <w:tab/>
        </w:r>
        <w:r>
          <w:rPr>
            <w:noProof/>
            <w:webHidden/>
          </w:rPr>
          <w:fldChar w:fldCharType="begin"/>
        </w:r>
        <w:r>
          <w:rPr>
            <w:noProof/>
            <w:webHidden/>
          </w:rPr>
          <w:instrText xml:space="preserve"> PAGEREF _Toc133485541 \h </w:instrText>
        </w:r>
        <w:r>
          <w:rPr>
            <w:noProof/>
            <w:webHidden/>
          </w:rPr>
        </w:r>
        <w:r>
          <w:rPr>
            <w:noProof/>
            <w:webHidden/>
          </w:rPr>
          <w:fldChar w:fldCharType="separate"/>
        </w:r>
        <w:r>
          <w:rPr>
            <w:noProof/>
            <w:webHidden/>
          </w:rPr>
          <w:t>14</w:t>
        </w:r>
        <w:r>
          <w:rPr>
            <w:noProof/>
            <w:webHidden/>
          </w:rPr>
          <w:fldChar w:fldCharType="end"/>
        </w:r>
      </w:hyperlink>
    </w:p>
    <w:p w14:paraId="6B37C7BD" w14:textId="73FD8B89" w:rsidR="004202E6" w:rsidRDefault="004202E6">
      <w:pPr>
        <w:pStyle w:val="Verzeichnis2"/>
        <w:rPr>
          <w:rFonts w:asciiTheme="minorHAnsi" w:eastAsiaTheme="minorEastAsia" w:hAnsiTheme="minorHAnsi" w:cstheme="minorBidi"/>
          <w:noProof/>
          <w:szCs w:val="22"/>
          <w:lang w:val="en-US" w:eastAsia="zh-CN"/>
        </w:rPr>
      </w:pPr>
      <w:hyperlink w:anchor="_Toc133485542" w:history="1">
        <w:r w:rsidRPr="00A32F45">
          <w:rPr>
            <w:rStyle w:val="Hyperlink"/>
            <w:noProof/>
          </w:rPr>
          <w:t>2.3</w:t>
        </w:r>
        <w:r>
          <w:rPr>
            <w:rFonts w:asciiTheme="minorHAnsi" w:eastAsiaTheme="minorEastAsia" w:hAnsiTheme="minorHAnsi" w:cstheme="minorBidi"/>
            <w:noProof/>
            <w:szCs w:val="22"/>
            <w:lang w:val="en-US" w:eastAsia="zh-CN"/>
          </w:rPr>
          <w:tab/>
        </w:r>
        <w:r w:rsidRPr="00A32F45">
          <w:rPr>
            <w:rStyle w:val="Hyperlink"/>
            <w:noProof/>
          </w:rPr>
          <w:t>Unity</w:t>
        </w:r>
        <w:r>
          <w:rPr>
            <w:noProof/>
            <w:webHidden/>
          </w:rPr>
          <w:tab/>
        </w:r>
        <w:r>
          <w:rPr>
            <w:noProof/>
            <w:webHidden/>
          </w:rPr>
          <w:fldChar w:fldCharType="begin"/>
        </w:r>
        <w:r>
          <w:rPr>
            <w:noProof/>
            <w:webHidden/>
          </w:rPr>
          <w:instrText xml:space="preserve"> PAGEREF _Toc133485542 \h </w:instrText>
        </w:r>
        <w:r>
          <w:rPr>
            <w:noProof/>
            <w:webHidden/>
          </w:rPr>
        </w:r>
        <w:r>
          <w:rPr>
            <w:noProof/>
            <w:webHidden/>
          </w:rPr>
          <w:fldChar w:fldCharType="separate"/>
        </w:r>
        <w:r>
          <w:rPr>
            <w:noProof/>
            <w:webHidden/>
          </w:rPr>
          <w:t>15</w:t>
        </w:r>
        <w:r>
          <w:rPr>
            <w:noProof/>
            <w:webHidden/>
          </w:rPr>
          <w:fldChar w:fldCharType="end"/>
        </w:r>
      </w:hyperlink>
    </w:p>
    <w:p w14:paraId="55F68E93" w14:textId="64134A0C" w:rsidR="004202E6" w:rsidRDefault="004202E6">
      <w:pPr>
        <w:pStyle w:val="Verzeichnis3"/>
        <w:rPr>
          <w:rFonts w:asciiTheme="minorHAnsi" w:eastAsiaTheme="minorEastAsia" w:hAnsiTheme="minorHAnsi" w:cstheme="minorBidi"/>
          <w:noProof/>
          <w:szCs w:val="22"/>
          <w:lang w:val="en-US" w:eastAsia="zh-CN"/>
        </w:rPr>
      </w:pPr>
      <w:hyperlink w:anchor="_Toc133485543" w:history="1">
        <w:r w:rsidRPr="00A32F45">
          <w:rPr>
            <w:rStyle w:val="Hyperlink"/>
            <w:noProof/>
          </w:rPr>
          <w:t>2.3.1</w:t>
        </w:r>
        <w:r>
          <w:rPr>
            <w:rFonts w:asciiTheme="minorHAnsi" w:eastAsiaTheme="minorEastAsia" w:hAnsiTheme="minorHAnsi" w:cstheme="minorBidi"/>
            <w:noProof/>
            <w:szCs w:val="22"/>
            <w:lang w:val="en-US" w:eastAsia="zh-CN"/>
          </w:rPr>
          <w:tab/>
        </w:r>
        <w:r w:rsidRPr="00A32F45">
          <w:rPr>
            <w:rStyle w:val="Hyperlink"/>
            <w:noProof/>
          </w:rPr>
          <w:t>Game Object</w:t>
        </w:r>
        <w:r>
          <w:rPr>
            <w:noProof/>
            <w:webHidden/>
          </w:rPr>
          <w:tab/>
        </w:r>
        <w:r>
          <w:rPr>
            <w:noProof/>
            <w:webHidden/>
          </w:rPr>
          <w:fldChar w:fldCharType="begin"/>
        </w:r>
        <w:r>
          <w:rPr>
            <w:noProof/>
            <w:webHidden/>
          </w:rPr>
          <w:instrText xml:space="preserve"> PAGEREF _Toc133485543 \h </w:instrText>
        </w:r>
        <w:r>
          <w:rPr>
            <w:noProof/>
            <w:webHidden/>
          </w:rPr>
        </w:r>
        <w:r>
          <w:rPr>
            <w:noProof/>
            <w:webHidden/>
          </w:rPr>
          <w:fldChar w:fldCharType="separate"/>
        </w:r>
        <w:r>
          <w:rPr>
            <w:noProof/>
            <w:webHidden/>
          </w:rPr>
          <w:t>15</w:t>
        </w:r>
        <w:r>
          <w:rPr>
            <w:noProof/>
            <w:webHidden/>
          </w:rPr>
          <w:fldChar w:fldCharType="end"/>
        </w:r>
      </w:hyperlink>
    </w:p>
    <w:p w14:paraId="6EC89369" w14:textId="272A4C27" w:rsidR="004202E6" w:rsidRDefault="004202E6">
      <w:pPr>
        <w:pStyle w:val="Verzeichnis3"/>
        <w:rPr>
          <w:rFonts w:asciiTheme="minorHAnsi" w:eastAsiaTheme="minorEastAsia" w:hAnsiTheme="minorHAnsi" w:cstheme="minorBidi"/>
          <w:noProof/>
          <w:szCs w:val="22"/>
          <w:lang w:val="en-US" w:eastAsia="zh-CN"/>
        </w:rPr>
      </w:pPr>
      <w:hyperlink w:anchor="_Toc133485544" w:history="1">
        <w:r w:rsidRPr="00A32F45">
          <w:rPr>
            <w:rStyle w:val="Hyperlink"/>
            <w:noProof/>
          </w:rPr>
          <w:t>2.3.2</w:t>
        </w:r>
        <w:r>
          <w:rPr>
            <w:rFonts w:asciiTheme="minorHAnsi" w:eastAsiaTheme="minorEastAsia" w:hAnsiTheme="minorHAnsi" w:cstheme="minorBidi"/>
            <w:noProof/>
            <w:szCs w:val="22"/>
            <w:lang w:val="en-US" w:eastAsia="zh-CN"/>
          </w:rPr>
          <w:tab/>
        </w:r>
        <w:r w:rsidRPr="00A32F45">
          <w:rPr>
            <w:rStyle w:val="Hyperlink"/>
            <w:noProof/>
          </w:rPr>
          <w:t>Collision Detection</w:t>
        </w:r>
        <w:r>
          <w:rPr>
            <w:noProof/>
            <w:webHidden/>
          </w:rPr>
          <w:tab/>
        </w:r>
        <w:r>
          <w:rPr>
            <w:noProof/>
            <w:webHidden/>
          </w:rPr>
          <w:fldChar w:fldCharType="begin"/>
        </w:r>
        <w:r>
          <w:rPr>
            <w:noProof/>
            <w:webHidden/>
          </w:rPr>
          <w:instrText xml:space="preserve"> PAGEREF _Toc133485544 \h </w:instrText>
        </w:r>
        <w:r>
          <w:rPr>
            <w:noProof/>
            <w:webHidden/>
          </w:rPr>
        </w:r>
        <w:r>
          <w:rPr>
            <w:noProof/>
            <w:webHidden/>
          </w:rPr>
          <w:fldChar w:fldCharType="separate"/>
        </w:r>
        <w:r>
          <w:rPr>
            <w:noProof/>
            <w:webHidden/>
          </w:rPr>
          <w:t>16</w:t>
        </w:r>
        <w:r>
          <w:rPr>
            <w:noProof/>
            <w:webHidden/>
          </w:rPr>
          <w:fldChar w:fldCharType="end"/>
        </w:r>
      </w:hyperlink>
    </w:p>
    <w:p w14:paraId="1FCC2692" w14:textId="6239FB11" w:rsidR="004202E6" w:rsidRDefault="004202E6">
      <w:pPr>
        <w:pStyle w:val="Verzeichnis3"/>
        <w:rPr>
          <w:rFonts w:asciiTheme="minorHAnsi" w:eastAsiaTheme="minorEastAsia" w:hAnsiTheme="minorHAnsi" w:cstheme="minorBidi"/>
          <w:noProof/>
          <w:szCs w:val="22"/>
          <w:lang w:val="en-US" w:eastAsia="zh-CN"/>
        </w:rPr>
      </w:pPr>
      <w:hyperlink w:anchor="_Toc133485545" w:history="1">
        <w:r w:rsidRPr="00A32F45">
          <w:rPr>
            <w:rStyle w:val="Hyperlink"/>
            <w:noProof/>
          </w:rPr>
          <w:t>2.3.3</w:t>
        </w:r>
        <w:r>
          <w:rPr>
            <w:rFonts w:asciiTheme="minorHAnsi" w:eastAsiaTheme="minorEastAsia" w:hAnsiTheme="minorHAnsi" w:cstheme="minorBidi"/>
            <w:noProof/>
            <w:szCs w:val="22"/>
            <w:lang w:val="en-US" w:eastAsia="zh-CN"/>
          </w:rPr>
          <w:tab/>
        </w:r>
        <w:r w:rsidRPr="00A32F45">
          <w:rPr>
            <w:rStyle w:val="Hyperlink"/>
            <w:noProof/>
          </w:rPr>
          <w:t>Rigid Body</w:t>
        </w:r>
        <w:r>
          <w:rPr>
            <w:noProof/>
            <w:webHidden/>
          </w:rPr>
          <w:tab/>
        </w:r>
        <w:r>
          <w:rPr>
            <w:noProof/>
            <w:webHidden/>
          </w:rPr>
          <w:fldChar w:fldCharType="begin"/>
        </w:r>
        <w:r>
          <w:rPr>
            <w:noProof/>
            <w:webHidden/>
          </w:rPr>
          <w:instrText xml:space="preserve"> PAGEREF _Toc133485545 \h </w:instrText>
        </w:r>
        <w:r>
          <w:rPr>
            <w:noProof/>
            <w:webHidden/>
          </w:rPr>
        </w:r>
        <w:r>
          <w:rPr>
            <w:noProof/>
            <w:webHidden/>
          </w:rPr>
          <w:fldChar w:fldCharType="separate"/>
        </w:r>
        <w:r>
          <w:rPr>
            <w:noProof/>
            <w:webHidden/>
          </w:rPr>
          <w:t>18</w:t>
        </w:r>
        <w:r>
          <w:rPr>
            <w:noProof/>
            <w:webHidden/>
          </w:rPr>
          <w:fldChar w:fldCharType="end"/>
        </w:r>
      </w:hyperlink>
    </w:p>
    <w:p w14:paraId="75F07997" w14:textId="6C3CA502" w:rsidR="004202E6" w:rsidRDefault="004202E6">
      <w:pPr>
        <w:pStyle w:val="Verzeichnis3"/>
        <w:rPr>
          <w:rFonts w:asciiTheme="minorHAnsi" w:eastAsiaTheme="minorEastAsia" w:hAnsiTheme="minorHAnsi" w:cstheme="minorBidi"/>
          <w:noProof/>
          <w:szCs w:val="22"/>
          <w:lang w:val="en-US" w:eastAsia="zh-CN"/>
        </w:rPr>
      </w:pPr>
      <w:hyperlink w:anchor="_Toc133485546" w:history="1">
        <w:r w:rsidRPr="00A32F45">
          <w:rPr>
            <w:rStyle w:val="Hyperlink"/>
            <w:noProof/>
          </w:rPr>
          <w:t>2.3.4</w:t>
        </w:r>
        <w:r>
          <w:rPr>
            <w:rFonts w:asciiTheme="minorHAnsi" w:eastAsiaTheme="minorEastAsia" w:hAnsiTheme="minorHAnsi" w:cstheme="minorBidi"/>
            <w:noProof/>
            <w:szCs w:val="22"/>
            <w:lang w:val="en-US" w:eastAsia="zh-CN"/>
          </w:rPr>
          <w:tab/>
        </w:r>
        <w:r w:rsidRPr="00A32F45">
          <w:rPr>
            <w:rStyle w:val="Hyperlink"/>
            <w:noProof/>
          </w:rPr>
          <w:t>Raycasting</w:t>
        </w:r>
        <w:r>
          <w:rPr>
            <w:noProof/>
            <w:webHidden/>
          </w:rPr>
          <w:tab/>
        </w:r>
        <w:r>
          <w:rPr>
            <w:noProof/>
            <w:webHidden/>
          </w:rPr>
          <w:fldChar w:fldCharType="begin"/>
        </w:r>
        <w:r>
          <w:rPr>
            <w:noProof/>
            <w:webHidden/>
          </w:rPr>
          <w:instrText xml:space="preserve"> PAGEREF _Toc133485546 \h </w:instrText>
        </w:r>
        <w:r>
          <w:rPr>
            <w:noProof/>
            <w:webHidden/>
          </w:rPr>
        </w:r>
        <w:r>
          <w:rPr>
            <w:noProof/>
            <w:webHidden/>
          </w:rPr>
          <w:fldChar w:fldCharType="separate"/>
        </w:r>
        <w:r>
          <w:rPr>
            <w:noProof/>
            <w:webHidden/>
          </w:rPr>
          <w:t>18</w:t>
        </w:r>
        <w:r>
          <w:rPr>
            <w:noProof/>
            <w:webHidden/>
          </w:rPr>
          <w:fldChar w:fldCharType="end"/>
        </w:r>
      </w:hyperlink>
    </w:p>
    <w:p w14:paraId="25758BCB" w14:textId="45317FD5" w:rsidR="004202E6" w:rsidRDefault="004202E6">
      <w:pPr>
        <w:pStyle w:val="Verzeichnis2"/>
        <w:rPr>
          <w:rFonts w:asciiTheme="minorHAnsi" w:eastAsiaTheme="minorEastAsia" w:hAnsiTheme="minorHAnsi" w:cstheme="minorBidi"/>
          <w:noProof/>
          <w:szCs w:val="22"/>
          <w:lang w:val="en-US" w:eastAsia="zh-CN"/>
        </w:rPr>
      </w:pPr>
      <w:hyperlink w:anchor="_Toc133485547" w:history="1">
        <w:r w:rsidRPr="00A32F45">
          <w:rPr>
            <w:rStyle w:val="Hyperlink"/>
            <w:noProof/>
            <w:lang w:val="en-US"/>
          </w:rPr>
          <w:t>2.4</w:t>
        </w:r>
        <w:r>
          <w:rPr>
            <w:rFonts w:asciiTheme="minorHAnsi" w:eastAsiaTheme="minorEastAsia" w:hAnsiTheme="minorHAnsi" w:cstheme="minorBidi"/>
            <w:noProof/>
            <w:szCs w:val="22"/>
            <w:lang w:val="en-US" w:eastAsia="zh-CN"/>
          </w:rPr>
          <w:tab/>
        </w:r>
        <w:r w:rsidRPr="00A32F45">
          <w:rPr>
            <w:rStyle w:val="Hyperlink"/>
            <w:noProof/>
            <w:lang w:val="en-US"/>
          </w:rPr>
          <w:t>Data Exchange</w:t>
        </w:r>
        <w:r>
          <w:rPr>
            <w:noProof/>
            <w:webHidden/>
          </w:rPr>
          <w:tab/>
        </w:r>
        <w:r>
          <w:rPr>
            <w:noProof/>
            <w:webHidden/>
          </w:rPr>
          <w:fldChar w:fldCharType="begin"/>
        </w:r>
        <w:r>
          <w:rPr>
            <w:noProof/>
            <w:webHidden/>
          </w:rPr>
          <w:instrText xml:space="preserve"> PAGEREF _Toc133485547 \h </w:instrText>
        </w:r>
        <w:r>
          <w:rPr>
            <w:noProof/>
            <w:webHidden/>
          </w:rPr>
        </w:r>
        <w:r>
          <w:rPr>
            <w:noProof/>
            <w:webHidden/>
          </w:rPr>
          <w:fldChar w:fldCharType="separate"/>
        </w:r>
        <w:r>
          <w:rPr>
            <w:noProof/>
            <w:webHidden/>
          </w:rPr>
          <w:t>19</w:t>
        </w:r>
        <w:r>
          <w:rPr>
            <w:noProof/>
            <w:webHidden/>
          </w:rPr>
          <w:fldChar w:fldCharType="end"/>
        </w:r>
      </w:hyperlink>
    </w:p>
    <w:p w14:paraId="2980C0FE" w14:textId="3CD5196F" w:rsidR="004202E6" w:rsidRDefault="004202E6">
      <w:pPr>
        <w:pStyle w:val="Verzeichnis2"/>
        <w:rPr>
          <w:rFonts w:asciiTheme="minorHAnsi" w:eastAsiaTheme="minorEastAsia" w:hAnsiTheme="minorHAnsi" w:cstheme="minorBidi"/>
          <w:noProof/>
          <w:szCs w:val="22"/>
          <w:lang w:val="en-US" w:eastAsia="zh-CN"/>
        </w:rPr>
      </w:pPr>
      <w:hyperlink w:anchor="_Toc133485548" w:history="1">
        <w:r w:rsidRPr="00A32F45">
          <w:rPr>
            <w:rStyle w:val="Hyperlink"/>
            <w:noProof/>
            <w:lang w:val="en-US"/>
          </w:rPr>
          <w:t>2.5</w:t>
        </w:r>
        <w:r>
          <w:rPr>
            <w:rFonts w:asciiTheme="minorHAnsi" w:eastAsiaTheme="minorEastAsia" w:hAnsiTheme="minorHAnsi" w:cstheme="minorBidi"/>
            <w:noProof/>
            <w:szCs w:val="22"/>
            <w:lang w:val="en-US" w:eastAsia="zh-CN"/>
          </w:rPr>
          <w:tab/>
        </w:r>
        <w:r w:rsidRPr="00A32F45">
          <w:rPr>
            <w:rStyle w:val="Hyperlink"/>
            <w:noProof/>
            <w:lang w:val="en-US"/>
          </w:rPr>
          <w:t>Program Design</w:t>
        </w:r>
        <w:r>
          <w:rPr>
            <w:noProof/>
            <w:webHidden/>
          </w:rPr>
          <w:tab/>
        </w:r>
        <w:r>
          <w:rPr>
            <w:noProof/>
            <w:webHidden/>
          </w:rPr>
          <w:fldChar w:fldCharType="begin"/>
        </w:r>
        <w:r>
          <w:rPr>
            <w:noProof/>
            <w:webHidden/>
          </w:rPr>
          <w:instrText xml:space="preserve"> PAGEREF _Toc133485548 \h </w:instrText>
        </w:r>
        <w:r>
          <w:rPr>
            <w:noProof/>
            <w:webHidden/>
          </w:rPr>
        </w:r>
        <w:r>
          <w:rPr>
            <w:noProof/>
            <w:webHidden/>
          </w:rPr>
          <w:fldChar w:fldCharType="separate"/>
        </w:r>
        <w:r>
          <w:rPr>
            <w:noProof/>
            <w:webHidden/>
          </w:rPr>
          <w:t>20</w:t>
        </w:r>
        <w:r>
          <w:rPr>
            <w:noProof/>
            <w:webHidden/>
          </w:rPr>
          <w:fldChar w:fldCharType="end"/>
        </w:r>
      </w:hyperlink>
    </w:p>
    <w:p w14:paraId="4B78865F" w14:textId="119819B6" w:rsidR="004202E6" w:rsidRDefault="004202E6">
      <w:pPr>
        <w:pStyle w:val="Verzeichnis3"/>
        <w:rPr>
          <w:rFonts w:asciiTheme="minorHAnsi" w:eastAsiaTheme="minorEastAsia" w:hAnsiTheme="minorHAnsi" w:cstheme="minorBidi"/>
          <w:noProof/>
          <w:szCs w:val="22"/>
          <w:lang w:val="en-US" w:eastAsia="zh-CN"/>
        </w:rPr>
      </w:pPr>
      <w:hyperlink w:anchor="_Toc133485549" w:history="1">
        <w:r w:rsidRPr="00A32F45">
          <w:rPr>
            <w:rStyle w:val="Hyperlink"/>
            <w:noProof/>
            <w:lang w:val="en-US"/>
          </w:rPr>
          <w:t>2.5.1</w:t>
        </w:r>
        <w:r>
          <w:rPr>
            <w:rFonts w:asciiTheme="minorHAnsi" w:eastAsiaTheme="minorEastAsia" w:hAnsiTheme="minorHAnsi" w:cstheme="minorBidi"/>
            <w:noProof/>
            <w:szCs w:val="22"/>
            <w:lang w:val="en-US" w:eastAsia="zh-CN"/>
          </w:rPr>
          <w:tab/>
        </w:r>
        <w:r w:rsidRPr="00A32F45">
          <w:rPr>
            <w:rStyle w:val="Hyperlink"/>
            <w:noProof/>
            <w:lang w:val="en-US"/>
          </w:rPr>
          <w:t>Object-Oriented Programming (OOP)</w:t>
        </w:r>
        <w:r>
          <w:rPr>
            <w:noProof/>
            <w:webHidden/>
          </w:rPr>
          <w:tab/>
        </w:r>
        <w:r>
          <w:rPr>
            <w:noProof/>
            <w:webHidden/>
          </w:rPr>
          <w:fldChar w:fldCharType="begin"/>
        </w:r>
        <w:r>
          <w:rPr>
            <w:noProof/>
            <w:webHidden/>
          </w:rPr>
          <w:instrText xml:space="preserve"> PAGEREF _Toc133485549 \h </w:instrText>
        </w:r>
        <w:r>
          <w:rPr>
            <w:noProof/>
            <w:webHidden/>
          </w:rPr>
        </w:r>
        <w:r>
          <w:rPr>
            <w:noProof/>
            <w:webHidden/>
          </w:rPr>
          <w:fldChar w:fldCharType="separate"/>
        </w:r>
        <w:r>
          <w:rPr>
            <w:noProof/>
            <w:webHidden/>
          </w:rPr>
          <w:t>20</w:t>
        </w:r>
        <w:r>
          <w:rPr>
            <w:noProof/>
            <w:webHidden/>
          </w:rPr>
          <w:fldChar w:fldCharType="end"/>
        </w:r>
      </w:hyperlink>
    </w:p>
    <w:p w14:paraId="69C7C9E5" w14:textId="2A09A8AF" w:rsidR="004202E6" w:rsidRDefault="004202E6">
      <w:pPr>
        <w:pStyle w:val="Verzeichnis3"/>
        <w:rPr>
          <w:rFonts w:asciiTheme="minorHAnsi" w:eastAsiaTheme="minorEastAsia" w:hAnsiTheme="minorHAnsi" w:cstheme="minorBidi"/>
          <w:noProof/>
          <w:szCs w:val="22"/>
          <w:lang w:val="en-US" w:eastAsia="zh-CN"/>
        </w:rPr>
      </w:pPr>
      <w:hyperlink w:anchor="_Toc133485550" w:history="1">
        <w:r w:rsidRPr="00A32F45">
          <w:rPr>
            <w:rStyle w:val="Hyperlink"/>
            <w:noProof/>
            <w:lang w:val="en-US"/>
          </w:rPr>
          <w:t>2.5.2</w:t>
        </w:r>
        <w:r>
          <w:rPr>
            <w:rFonts w:asciiTheme="minorHAnsi" w:eastAsiaTheme="minorEastAsia" w:hAnsiTheme="minorHAnsi" w:cstheme="minorBidi"/>
            <w:noProof/>
            <w:szCs w:val="22"/>
            <w:lang w:val="en-US" w:eastAsia="zh-CN"/>
          </w:rPr>
          <w:tab/>
        </w:r>
        <w:r w:rsidRPr="00A32F45">
          <w:rPr>
            <w:rStyle w:val="Hyperlink"/>
            <w:noProof/>
            <w:lang w:val="en-US"/>
          </w:rPr>
          <w:t>Six Design Principles</w:t>
        </w:r>
        <w:r>
          <w:rPr>
            <w:noProof/>
            <w:webHidden/>
          </w:rPr>
          <w:tab/>
        </w:r>
        <w:r>
          <w:rPr>
            <w:noProof/>
            <w:webHidden/>
          </w:rPr>
          <w:fldChar w:fldCharType="begin"/>
        </w:r>
        <w:r>
          <w:rPr>
            <w:noProof/>
            <w:webHidden/>
          </w:rPr>
          <w:instrText xml:space="preserve"> PAGEREF _Toc133485550 \h </w:instrText>
        </w:r>
        <w:r>
          <w:rPr>
            <w:noProof/>
            <w:webHidden/>
          </w:rPr>
        </w:r>
        <w:r>
          <w:rPr>
            <w:noProof/>
            <w:webHidden/>
          </w:rPr>
          <w:fldChar w:fldCharType="separate"/>
        </w:r>
        <w:r>
          <w:rPr>
            <w:noProof/>
            <w:webHidden/>
          </w:rPr>
          <w:t>21</w:t>
        </w:r>
        <w:r>
          <w:rPr>
            <w:noProof/>
            <w:webHidden/>
          </w:rPr>
          <w:fldChar w:fldCharType="end"/>
        </w:r>
      </w:hyperlink>
    </w:p>
    <w:p w14:paraId="309938CC" w14:textId="3EC64E4D" w:rsidR="004202E6" w:rsidRDefault="004202E6">
      <w:pPr>
        <w:pStyle w:val="Verzeichnis3"/>
        <w:rPr>
          <w:rFonts w:asciiTheme="minorHAnsi" w:eastAsiaTheme="minorEastAsia" w:hAnsiTheme="minorHAnsi" w:cstheme="minorBidi"/>
          <w:noProof/>
          <w:szCs w:val="22"/>
          <w:lang w:val="en-US" w:eastAsia="zh-CN"/>
        </w:rPr>
      </w:pPr>
      <w:hyperlink w:anchor="_Toc133485551" w:history="1">
        <w:r w:rsidRPr="00A32F45">
          <w:rPr>
            <w:rStyle w:val="Hyperlink"/>
            <w:noProof/>
            <w:lang w:val="en-US"/>
          </w:rPr>
          <w:t>2.5.3</w:t>
        </w:r>
        <w:r>
          <w:rPr>
            <w:rFonts w:asciiTheme="minorHAnsi" w:eastAsiaTheme="minorEastAsia" w:hAnsiTheme="minorHAnsi" w:cstheme="minorBidi"/>
            <w:noProof/>
            <w:szCs w:val="22"/>
            <w:lang w:val="en-US" w:eastAsia="zh-CN"/>
          </w:rPr>
          <w:tab/>
        </w:r>
        <w:r w:rsidRPr="00A32F45">
          <w:rPr>
            <w:rStyle w:val="Hyperlink"/>
            <w:noProof/>
            <w:lang w:val="en-US"/>
          </w:rPr>
          <w:t>Data Structure</w:t>
        </w:r>
        <w:r>
          <w:rPr>
            <w:noProof/>
            <w:webHidden/>
          </w:rPr>
          <w:tab/>
        </w:r>
        <w:r>
          <w:rPr>
            <w:noProof/>
            <w:webHidden/>
          </w:rPr>
          <w:fldChar w:fldCharType="begin"/>
        </w:r>
        <w:r>
          <w:rPr>
            <w:noProof/>
            <w:webHidden/>
          </w:rPr>
          <w:instrText xml:space="preserve"> PAGEREF _Toc133485551 \h </w:instrText>
        </w:r>
        <w:r>
          <w:rPr>
            <w:noProof/>
            <w:webHidden/>
          </w:rPr>
        </w:r>
        <w:r>
          <w:rPr>
            <w:noProof/>
            <w:webHidden/>
          </w:rPr>
          <w:fldChar w:fldCharType="separate"/>
        </w:r>
        <w:r>
          <w:rPr>
            <w:noProof/>
            <w:webHidden/>
          </w:rPr>
          <w:t>22</w:t>
        </w:r>
        <w:r>
          <w:rPr>
            <w:noProof/>
            <w:webHidden/>
          </w:rPr>
          <w:fldChar w:fldCharType="end"/>
        </w:r>
      </w:hyperlink>
    </w:p>
    <w:p w14:paraId="0124C573" w14:textId="7650A33B" w:rsidR="004202E6" w:rsidRDefault="004202E6">
      <w:pPr>
        <w:pStyle w:val="Verzeichnis1"/>
        <w:rPr>
          <w:rFonts w:asciiTheme="minorHAnsi" w:eastAsiaTheme="minorEastAsia" w:hAnsiTheme="minorHAnsi" w:cstheme="minorBidi"/>
          <w:b w:val="0"/>
          <w:noProof/>
          <w:szCs w:val="22"/>
          <w:lang w:val="en-US" w:eastAsia="zh-CN"/>
        </w:rPr>
      </w:pPr>
      <w:hyperlink w:anchor="_Toc133485552" w:history="1">
        <w:r w:rsidRPr="00A32F45">
          <w:rPr>
            <w:rStyle w:val="Hyperlink"/>
            <w:noProof/>
          </w:rPr>
          <w:t>3</w:t>
        </w:r>
        <w:r>
          <w:rPr>
            <w:rFonts w:asciiTheme="minorHAnsi" w:eastAsiaTheme="minorEastAsia" w:hAnsiTheme="minorHAnsi" w:cstheme="minorBidi"/>
            <w:b w:val="0"/>
            <w:noProof/>
            <w:szCs w:val="22"/>
            <w:lang w:val="en-US" w:eastAsia="zh-CN"/>
          </w:rPr>
          <w:tab/>
        </w:r>
        <w:r w:rsidRPr="00A32F45">
          <w:rPr>
            <w:rStyle w:val="Hyperlink"/>
            <w:noProof/>
            <w:lang w:val="fr-BE"/>
          </w:rPr>
          <w:t>Method</w:t>
        </w:r>
        <w:r w:rsidRPr="00A32F45">
          <w:rPr>
            <w:rStyle w:val="Hyperlink"/>
            <w:noProof/>
            <w:lang w:val="en-GB"/>
          </w:rPr>
          <w:t xml:space="preserve"> and </w:t>
        </w:r>
        <w:r w:rsidRPr="00A32F45">
          <w:rPr>
            <w:rStyle w:val="Hyperlink"/>
            <w:noProof/>
          </w:rPr>
          <w:t>Implementation</w:t>
        </w:r>
        <w:r>
          <w:rPr>
            <w:noProof/>
            <w:webHidden/>
          </w:rPr>
          <w:tab/>
        </w:r>
        <w:r>
          <w:rPr>
            <w:noProof/>
            <w:webHidden/>
          </w:rPr>
          <w:fldChar w:fldCharType="begin"/>
        </w:r>
        <w:r>
          <w:rPr>
            <w:noProof/>
            <w:webHidden/>
          </w:rPr>
          <w:instrText xml:space="preserve"> PAGEREF _Toc133485552 \h </w:instrText>
        </w:r>
        <w:r>
          <w:rPr>
            <w:noProof/>
            <w:webHidden/>
          </w:rPr>
        </w:r>
        <w:r>
          <w:rPr>
            <w:noProof/>
            <w:webHidden/>
          </w:rPr>
          <w:fldChar w:fldCharType="separate"/>
        </w:r>
        <w:r>
          <w:rPr>
            <w:noProof/>
            <w:webHidden/>
          </w:rPr>
          <w:t>24</w:t>
        </w:r>
        <w:r>
          <w:rPr>
            <w:noProof/>
            <w:webHidden/>
          </w:rPr>
          <w:fldChar w:fldCharType="end"/>
        </w:r>
      </w:hyperlink>
    </w:p>
    <w:p w14:paraId="7AB7905C" w14:textId="37EDB442" w:rsidR="004202E6" w:rsidRDefault="004202E6">
      <w:pPr>
        <w:pStyle w:val="Verzeichnis2"/>
        <w:rPr>
          <w:rFonts w:asciiTheme="minorHAnsi" w:eastAsiaTheme="minorEastAsia" w:hAnsiTheme="minorHAnsi" w:cstheme="minorBidi"/>
          <w:noProof/>
          <w:szCs w:val="22"/>
          <w:lang w:val="en-US" w:eastAsia="zh-CN"/>
        </w:rPr>
      </w:pPr>
      <w:hyperlink w:anchor="_Toc133485553" w:history="1">
        <w:r w:rsidRPr="00A32F45">
          <w:rPr>
            <w:rStyle w:val="Hyperlink"/>
            <w:noProof/>
            <w:lang w:val="en-US"/>
          </w:rPr>
          <w:t>3.1</w:t>
        </w:r>
        <w:r>
          <w:rPr>
            <w:rFonts w:asciiTheme="minorHAnsi" w:eastAsiaTheme="minorEastAsia" w:hAnsiTheme="minorHAnsi" w:cstheme="minorBidi"/>
            <w:noProof/>
            <w:szCs w:val="22"/>
            <w:lang w:val="en-US" w:eastAsia="zh-CN"/>
          </w:rPr>
          <w:tab/>
        </w:r>
        <w:r w:rsidRPr="00A32F45">
          <w:rPr>
            <w:rStyle w:val="Hyperlink"/>
            <w:noProof/>
            <w:lang w:val="en-US"/>
          </w:rPr>
          <w:t>The Concept of Solution</w:t>
        </w:r>
        <w:r>
          <w:rPr>
            <w:noProof/>
            <w:webHidden/>
          </w:rPr>
          <w:tab/>
        </w:r>
        <w:r>
          <w:rPr>
            <w:noProof/>
            <w:webHidden/>
          </w:rPr>
          <w:fldChar w:fldCharType="begin"/>
        </w:r>
        <w:r>
          <w:rPr>
            <w:noProof/>
            <w:webHidden/>
          </w:rPr>
          <w:instrText xml:space="preserve"> PAGEREF _Toc133485553 \h </w:instrText>
        </w:r>
        <w:r>
          <w:rPr>
            <w:noProof/>
            <w:webHidden/>
          </w:rPr>
        </w:r>
        <w:r>
          <w:rPr>
            <w:noProof/>
            <w:webHidden/>
          </w:rPr>
          <w:fldChar w:fldCharType="separate"/>
        </w:r>
        <w:r>
          <w:rPr>
            <w:noProof/>
            <w:webHidden/>
          </w:rPr>
          <w:t>24</w:t>
        </w:r>
        <w:r>
          <w:rPr>
            <w:noProof/>
            <w:webHidden/>
          </w:rPr>
          <w:fldChar w:fldCharType="end"/>
        </w:r>
      </w:hyperlink>
    </w:p>
    <w:p w14:paraId="6F2A137B" w14:textId="06F7759C" w:rsidR="004202E6" w:rsidRDefault="004202E6">
      <w:pPr>
        <w:pStyle w:val="Verzeichnis1"/>
        <w:rPr>
          <w:rFonts w:asciiTheme="minorHAnsi" w:eastAsiaTheme="minorEastAsia" w:hAnsiTheme="minorHAnsi" w:cstheme="minorBidi"/>
          <w:b w:val="0"/>
          <w:noProof/>
          <w:szCs w:val="22"/>
          <w:lang w:val="en-US" w:eastAsia="zh-CN"/>
        </w:rPr>
      </w:pPr>
      <w:hyperlink w:anchor="_Toc133485554" w:history="1">
        <w:r w:rsidRPr="00A32F45">
          <w:rPr>
            <w:rStyle w:val="Hyperlink"/>
            <w:noProof/>
            <w:lang w:val="en-GB"/>
          </w:rPr>
          <w:t>4</w:t>
        </w:r>
        <w:r>
          <w:rPr>
            <w:rFonts w:asciiTheme="minorHAnsi" w:eastAsiaTheme="minorEastAsia" w:hAnsiTheme="minorHAnsi" w:cstheme="minorBidi"/>
            <w:b w:val="0"/>
            <w:noProof/>
            <w:szCs w:val="22"/>
            <w:lang w:val="en-US" w:eastAsia="zh-CN"/>
          </w:rPr>
          <w:tab/>
        </w:r>
        <w:r w:rsidRPr="00A32F45">
          <w:rPr>
            <w:rStyle w:val="Hyperlink"/>
            <w:noProof/>
            <w:lang w:val="en-GB"/>
          </w:rPr>
          <w:t>Results and Discussion</w:t>
        </w:r>
        <w:r>
          <w:rPr>
            <w:noProof/>
            <w:webHidden/>
          </w:rPr>
          <w:tab/>
        </w:r>
        <w:r>
          <w:rPr>
            <w:noProof/>
            <w:webHidden/>
          </w:rPr>
          <w:fldChar w:fldCharType="begin"/>
        </w:r>
        <w:r>
          <w:rPr>
            <w:noProof/>
            <w:webHidden/>
          </w:rPr>
          <w:instrText xml:space="preserve"> PAGEREF _Toc133485554 \h </w:instrText>
        </w:r>
        <w:r>
          <w:rPr>
            <w:noProof/>
            <w:webHidden/>
          </w:rPr>
        </w:r>
        <w:r>
          <w:rPr>
            <w:noProof/>
            <w:webHidden/>
          </w:rPr>
          <w:fldChar w:fldCharType="separate"/>
        </w:r>
        <w:r>
          <w:rPr>
            <w:noProof/>
            <w:webHidden/>
          </w:rPr>
          <w:t>26</w:t>
        </w:r>
        <w:r>
          <w:rPr>
            <w:noProof/>
            <w:webHidden/>
          </w:rPr>
          <w:fldChar w:fldCharType="end"/>
        </w:r>
      </w:hyperlink>
    </w:p>
    <w:p w14:paraId="3C3A3704" w14:textId="45FFCDEB" w:rsidR="004202E6" w:rsidRDefault="004202E6">
      <w:pPr>
        <w:pStyle w:val="Verzeichnis1"/>
        <w:rPr>
          <w:rFonts w:asciiTheme="minorHAnsi" w:eastAsiaTheme="minorEastAsia" w:hAnsiTheme="minorHAnsi" w:cstheme="minorBidi"/>
          <w:b w:val="0"/>
          <w:noProof/>
          <w:szCs w:val="22"/>
          <w:lang w:val="en-US" w:eastAsia="zh-CN"/>
        </w:rPr>
      </w:pPr>
      <w:hyperlink w:anchor="_Toc133485555" w:history="1">
        <w:r w:rsidRPr="00A32F45">
          <w:rPr>
            <w:rStyle w:val="Hyperlink"/>
            <w:noProof/>
            <w:lang w:val="en-GB"/>
          </w:rPr>
          <w:t>5</w:t>
        </w:r>
        <w:r>
          <w:rPr>
            <w:rFonts w:asciiTheme="minorHAnsi" w:eastAsiaTheme="minorEastAsia" w:hAnsiTheme="minorHAnsi" w:cstheme="minorBidi"/>
            <w:b w:val="0"/>
            <w:noProof/>
            <w:szCs w:val="22"/>
            <w:lang w:val="en-US" w:eastAsia="zh-CN"/>
          </w:rPr>
          <w:tab/>
        </w:r>
        <w:r w:rsidRPr="00A32F45">
          <w:rPr>
            <w:rStyle w:val="Hyperlink"/>
            <w:noProof/>
            <w:lang w:val="en-GB"/>
          </w:rPr>
          <w:t>Conclusion</w:t>
        </w:r>
        <w:r>
          <w:rPr>
            <w:noProof/>
            <w:webHidden/>
          </w:rPr>
          <w:tab/>
        </w:r>
        <w:r>
          <w:rPr>
            <w:noProof/>
            <w:webHidden/>
          </w:rPr>
          <w:fldChar w:fldCharType="begin"/>
        </w:r>
        <w:r>
          <w:rPr>
            <w:noProof/>
            <w:webHidden/>
          </w:rPr>
          <w:instrText xml:space="preserve"> PAGEREF _Toc133485555 \h </w:instrText>
        </w:r>
        <w:r>
          <w:rPr>
            <w:noProof/>
            <w:webHidden/>
          </w:rPr>
        </w:r>
        <w:r>
          <w:rPr>
            <w:noProof/>
            <w:webHidden/>
          </w:rPr>
          <w:fldChar w:fldCharType="separate"/>
        </w:r>
        <w:r>
          <w:rPr>
            <w:noProof/>
            <w:webHidden/>
          </w:rPr>
          <w:t>27</w:t>
        </w:r>
        <w:r>
          <w:rPr>
            <w:noProof/>
            <w:webHidden/>
          </w:rPr>
          <w:fldChar w:fldCharType="end"/>
        </w:r>
      </w:hyperlink>
    </w:p>
    <w:p w14:paraId="205D6C7F" w14:textId="6047F68A" w:rsidR="004202E6" w:rsidRDefault="004202E6">
      <w:pPr>
        <w:pStyle w:val="Verzeichnis1"/>
        <w:rPr>
          <w:rFonts w:asciiTheme="minorHAnsi" w:eastAsiaTheme="minorEastAsia" w:hAnsiTheme="minorHAnsi" w:cstheme="minorBidi"/>
          <w:b w:val="0"/>
          <w:noProof/>
          <w:szCs w:val="22"/>
          <w:lang w:val="en-US" w:eastAsia="zh-CN"/>
        </w:rPr>
      </w:pPr>
      <w:hyperlink w:anchor="_Toc133485556" w:history="1">
        <w:r w:rsidRPr="00A32F45">
          <w:rPr>
            <w:rStyle w:val="Hyperlink"/>
            <w:rFonts w:ascii="Wingdings" w:hAnsi="Wingdings"/>
            <w:noProof/>
          </w:rPr>
          <w:t></w:t>
        </w:r>
        <w:r>
          <w:rPr>
            <w:rFonts w:asciiTheme="minorHAnsi" w:eastAsiaTheme="minorEastAsia" w:hAnsiTheme="minorHAnsi" w:cstheme="minorBidi"/>
            <w:b w:val="0"/>
            <w:noProof/>
            <w:szCs w:val="22"/>
            <w:lang w:val="en-US" w:eastAsia="zh-CN"/>
          </w:rPr>
          <w:tab/>
        </w:r>
        <w:r w:rsidRPr="00A32F45">
          <w:rPr>
            <w:rStyle w:val="Hyperlink"/>
            <w:noProof/>
          </w:rPr>
          <w:t>Literaturverzeichnis</w:t>
        </w:r>
        <w:r>
          <w:rPr>
            <w:noProof/>
            <w:webHidden/>
          </w:rPr>
          <w:tab/>
        </w:r>
        <w:r>
          <w:rPr>
            <w:noProof/>
            <w:webHidden/>
          </w:rPr>
          <w:fldChar w:fldCharType="begin"/>
        </w:r>
        <w:r>
          <w:rPr>
            <w:noProof/>
            <w:webHidden/>
          </w:rPr>
          <w:instrText xml:space="preserve"> PAGEREF _Toc133485556 \h </w:instrText>
        </w:r>
        <w:r>
          <w:rPr>
            <w:noProof/>
            <w:webHidden/>
          </w:rPr>
        </w:r>
        <w:r>
          <w:rPr>
            <w:noProof/>
            <w:webHidden/>
          </w:rPr>
          <w:fldChar w:fldCharType="separate"/>
        </w:r>
        <w:r>
          <w:rPr>
            <w:noProof/>
            <w:webHidden/>
          </w:rPr>
          <w:t>28</w:t>
        </w:r>
        <w:r>
          <w:rPr>
            <w:noProof/>
            <w:webHidden/>
          </w:rPr>
          <w:fldChar w:fldCharType="end"/>
        </w:r>
      </w:hyperlink>
    </w:p>
    <w:p w14:paraId="1029345F" w14:textId="5749E7E4" w:rsidR="00AF6BF5" w:rsidRPr="008B45E0" w:rsidRDefault="00AF6BF5" w:rsidP="00694A93">
      <w:pPr>
        <w:pStyle w:val="Verzeichnis1"/>
      </w:pPr>
      <w:r>
        <w:fldChar w:fldCharType="end"/>
      </w:r>
    </w:p>
    <w:p w14:paraId="17CACCDF" w14:textId="77777777" w:rsidR="00AF6BF5" w:rsidRDefault="00AF6BF5" w:rsidP="000A34FF">
      <w:pPr>
        <w:pStyle w:val="berschrift-Rmisch"/>
      </w:pPr>
      <w:bookmarkStart w:id="7" w:name="_Toc165185917"/>
      <w:bookmarkStart w:id="8" w:name="_Toc133485526"/>
      <w:r>
        <w:lastRenderedPageBreak/>
        <w:t>Formelzeichen und Abkürzungen</w:t>
      </w:r>
      <w:bookmarkEnd w:id="7"/>
      <w:r w:rsidR="00D42B1A">
        <w:t xml:space="preserve"> </w:t>
      </w:r>
      <w:r w:rsidR="00677BCF">
        <w:t>(Beispiel)</w:t>
      </w:r>
      <w:bookmarkEnd w:id="8"/>
    </w:p>
    <w:tbl>
      <w:tblPr>
        <w:tblW w:w="0" w:type="auto"/>
        <w:tblInd w:w="567" w:type="dxa"/>
        <w:tblCellMar>
          <w:left w:w="70" w:type="dxa"/>
          <w:right w:w="70" w:type="dxa"/>
        </w:tblCellMar>
        <w:tblLook w:val="0000" w:firstRow="0" w:lastRow="0" w:firstColumn="0" w:lastColumn="0" w:noHBand="0" w:noVBand="0"/>
      </w:tblPr>
      <w:tblGrid>
        <w:gridCol w:w="1913"/>
        <w:gridCol w:w="1134"/>
        <w:gridCol w:w="5579"/>
      </w:tblGrid>
      <w:tr w:rsidR="007E10BE" w:rsidRPr="005677B1" w14:paraId="68A63F44" w14:textId="77777777" w:rsidTr="007E10BE">
        <w:trPr>
          <w:trHeight w:val="57"/>
          <w:tblHeader/>
        </w:trPr>
        <w:tc>
          <w:tcPr>
            <w:tcW w:w="1913" w:type="dxa"/>
            <w:tcBorders>
              <w:bottom w:val="single" w:sz="4" w:space="0" w:color="auto"/>
            </w:tcBorders>
          </w:tcPr>
          <w:p w14:paraId="5A224EDE" w14:textId="77777777" w:rsidR="007E10BE" w:rsidRPr="00651FA3" w:rsidRDefault="007E10BE" w:rsidP="007E10BE">
            <w:pPr>
              <w:rPr>
                <w:rStyle w:val="Formelzeichentabelleberschrift"/>
              </w:rPr>
            </w:pPr>
            <w:r>
              <w:rPr>
                <w:rStyle w:val="Formelzeichentabelleberschrift"/>
              </w:rPr>
              <w:t xml:space="preserve">Formelzeichen  </w:t>
            </w:r>
            <w:r w:rsidRPr="00651FA3">
              <w:rPr>
                <w:rStyle w:val="Formelzeichentabelleberschrift"/>
              </w:rPr>
              <w:t xml:space="preserve"> </w:t>
            </w:r>
          </w:p>
        </w:tc>
        <w:tc>
          <w:tcPr>
            <w:tcW w:w="1134" w:type="dxa"/>
            <w:tcBorders>
              <w:bottom w:val="single" w:sz="4" w:space="0" w:color="auto"/>
            </w:tcBorders>
          </w:tcPr>
          <w:p w14:paraId="71387BE7" w14:textId="77777777" w:rsidR="007E10BE" w:rsidRPr="00651FA3" w:rsidRDefault="007E10BE" w:rsidP="007E10BE">
            <w:pPr>
              <w:rPr>
                <w:rStyle w:val="Formelzeichentabelleberschrift"/>
              </w:rPr>
            </w:pPr>
            <w:r w:rsidRPr="00651FA3">
              <w:rPr>
                <w:rStyle w:val="Formelzeichentabelleberschrift"/>
              </w:rPr>
              <w:t>Einheit</w:t>
            </w:r>
          </w:p>
        </w:tc>
        <w:tc>
          <w:tcPr>
            <w:tcW w:w="5579" w:type="dxa"/>
            <w:tcBorders>
              <w:bottom w:val="single" w:sz="4" w:space="0" w:color="auto"/>
            </w:tcBorders>
          </w:tcPr>
          <w:p w14:paraId="1EF64448" w14:textId="77777777" w:rsidR="007E10BE" w:rsidRPr="00651FA3" w:rsidRDefault="007E10BE" w:rsidP="007E10BE">
            <w:pPr>
              <w:rPr>
                <w:rStyle w:val="Formelzeichentabelleberschrift"/>
              </w:rPr>
            </w:pPr>
            <w:r w:rsidRPr="00651FA3">
              <w:rPr>
                <w:rStyle w:val="Formelzeichentabelleberschrift"/>
              </w:rPr>
              <w:t>Beschreibung</w:t>
            </w:r>
          </w:p>
        </w:tc>
      </w:tr>
      <w:tr w:rsidR="007E10BE" w14:paraId="59941F1D" w14:textId="77777777" w:rsidTr="007E10BE">
        <w:trPr>
          <w:trHeight w:val="57"/>
        </w:trPr>
        <w:tc>
          <w:tcPr>
            <w:tcW w:w="1913" w:type="dxa"/>
            <w:vAlign w:val="center"/>
          </w:tcPr>
          <w:p w14:paraId="4CD60DFC" w14:textId="77777777" w:rsidR="007E10BE" w:rsidRPr="00677BCF" w:rsidRDefault="007E10BE" w:rsidP="007E10BE">
            <w:pPr>
              <w:rPr>
                <w:szCs w:val="22"/>
              </w:rPr>
            </w:pPr>
            <w:r w:rsidRPr="00677BCF">
              <w:rPr>
                <w:szCs w:val="22"/>
              </w:rPr>
              <w:t>a</w:t>
            </w:r>
            <w:r w:rsidRPr="00677BCF">
              <w:rPr>
                <w:szCs w:val="22"/>
                <w:vertAlign w:val="subscript"/>
              </w:rPr>
              <w:t>e</w:t>
            </w:r>
          </w:p>
        </w:tc>
        <w:tc>
          <w:tcPr>
            <w:tcW w:w="1134" w:type="dxa"/>
            <w:vAlign w:val="center"/>
          </w:tcPr>
          <w:p w14:paraId="4AE3672B" w14:textId="77777777" w:rsidR="007E10BE" w:rsidRPr="00677BCF" w:rsidRDefault="007E10BE" w:rsidP="007E10BE">
            <w:pPr>
              <w:rPr>
                <w:szCs w:val="22"/>
              </w:rPr>
            </w:pPr>
            <w:r w:rsidRPr="00677BCF">
              <w:rPr>
                <w:szCs w:val="22"/>
              </w:rPr>
              <w:t>mm</w:t>
            </w:r>
          </w:p>
        </w:tc>
        <w:tc>
          <w:tcPr>
            <w:tcW w:w="5579" w:type="dxa"/>
            <w:vAlign w:val="center"/>
          </w:tcPr>
          <w:p w14:paraId="10F9C8AC" w14:textId="77777777" w:rsidR="007E10BE" w:rsidRPr="00677BCF" w:rsidRDefault="007E10BE" w:rsidP="007E10BE">
            <w:pPr>
              <w:rPr>
                <w:szCs w:val="22"/>
              </w:rPr>
            </w:pPr>
            <w:r w:rsidRPr="00677BCF">
              <w:rPr>
                <w:szCs w:val="22"/>
              </w:rPr>
              <w:t>Eingriffsweite</w:t>
            </w:r>
          </w:p>
        </w:tc>
      </w:tr>
      <w:tr w:rsidR="007E10BE" w14:paraId="29CE0A83" w14:textId="77777777" w:rsidTr="007E10BE">
        <w:trPr>
          <w:trHeight w:val="57"/>
        </w:trPr>
        <w:tc>
          <w:tcPr>
            <w:tcW w:w="1913" w:type="dxa"/>
            <w:vAlign w:val="center"/>
          </w:tcPr>
          <w:p w14:paraId="227A70F5" w14:textId="77777777" w:rsidR="007E10BE" w:rsidRPr="00677BCF" w:rsidRDefault="007E10BE" w:rsidP="007E10BE">
            <w:pPr>
              <w:rPr>
                <w:szCs w:val="22"/>
              </w:rPr>
            </w:pPr>
            <w:r w:rsidRPr="00677BCF">
              <w:rPr>
                <w:szCs w:val="22"/>
              </w:rPr>
              <w:t>a</w:t>
            </w:r>
            <w:r w:rsidRPr="00677BCF">
              <w:rPr>
                <w:szCs w:val="22"/>
                <w:vertAlign w:val="subscript"/>
              </w:rPr>
              <w:t>p</w:t>
            </w:r>
            <w:r w:rsidRPr="00677BCF">
              <w:rPr>
                <w:szCs w:val="22"/>
              </w:rPr>
              <w:t xml:space="preserve"> </w:t>
            </w:r>
          </w:p>
        </w:tc>
        <w:tc>
          <w:tcPr>
            <w:tcW w:w="1134" w:type="dxa"/>
            <w:vAlign w:val="center"/>
          </w:tcPr>
          <w:p w14:paraId="4E4C1D2D" w14:textId="77777777" w:rsidR="007E10BE" w:rsidRPr="00677BCF" w:rsidRDefault="007E10BE" w:rsidP="007E10BE">
            <w:pPr>
              <w:rPr>
                <w:szCs w:val="22"/>
              </w:rPr>
            </w:pPr>
            <w:r w:rsidRPr="00677BCF">
              <w:rPr>
                <w:szCs w:val="22"/>
              </w:rPr>
              <w:t>mm</w:t>
            </w:r>
          </w:p>
        </w:tc>
        <w:tc>
          <w:tcPr>
            <w:tcW w:w="5579" w:type="dxa"/>
            <w:vAlign w:val="center"/>
          </w:tcPr>
          <w:p w14:paraId="59082DB3" w14:textId="77777777" w:rsidR="007E10BE" w:rsidRPr="00677BCF" w:rsidRDefault="007E10BE" w:rsidP="007E10BE">
            <w:pPr>
              <w:rPr>
                <w:szCs w:val="22"/>
              </w:rPr>
            </w:pPr>
            <w:r w:rsidRPr="00677BCF">
              <w:rPr>
                <w:szCs w:val="22"/>
              </w:rPr>
              <w:t>Schnitttiefe</w:t>
            </w:r>
          </w:p>
        </w:tc>
      </w:tr>
      <w:tr w:rsidR="007E10BE" w14:paraId="3B9793D1" w14:textId="77777777" w:rsidTr="007E10BE">
        <w:trPr>
          <w:trHeight w:val="57"/>
        </w:trPr>
        <w:tc>
          <w:tcPr>
            <w:tcW w:w="1913" w:type="dxa"/>
            <w:vAlign w:val="center"/>
          </w:tcPr>
          <w:p w14:paraId="60761F4D" w14:textId="77777777" w:rsidR="007E10BE" w:rsidRPr="00677BCF" w:rsidRDefault="007E10BE" w:rsidP="007E10BE">
            <w:pPr>
              <w:rPr>
                <w:szCs w:val="22"/>
              </w:rPr>
            </w:pPr>
            <w:r w:rsidRPr="00677BCF">
              <w:rPr>
                <w:szCs w:val="22"/>
              </w:rPr>
              <w:t>f</w:t>
            </w:r>
            <w:r w:rsidRPr="00677BCF">
              <w:rPr>
                <w:szCs w:val="22"/>
                <w:vertAlign w:val="subscript"/>
              </w:rPr>
              <w:t>z</w:t>
            </w:r>
          </w:p>
        </w:tc>
        <w:tc>
          <w:tcPr>
            <w:tcW w:w="1134" w:type="dxa"/>
            <w:vAlign w:val="center"/>
          </w:tcPr>
          <w:p w14:paraId="2E9BB367" w14:textId="77777777" w:rsidR="007E10BE" w:rsidRPr="00677BCF" w:rsidRDefault="007E10BE" w:rsidP="007E10BE">
            <w:pPr>
              <w:rPr>
                <w:szCs w:val="22"/>
              </w:rPr>
            </w:pPr>
            <w:r w:rsidRPr="00677BCF">
              <w:rPr>
                <w:szCs w:val="22"/>
              </w:rPr>
              <w:t>mm</w:t>
            </w:r>
          </w:p>
        </w:tc>
        <w:tc>
          <w:tcPr>
            <w:tcW w:w="5579" w:type="dxa"/>
            <w:vAlign w:val="center"/>
          </w:tcPr>
          <w:p w14:paraId="263E3582" w14:textId="77777777" w:rsidR="007E10BE" w:rsidRPr="00677BCF" w:rsidRDefault="007E10BE" w:rsidP="007E10BE">
            <w:pPr>
              <w:rPr>
                <w:szCs w:val="22"/>
              </w:rPr>
            </w:pPr>
            <w:r w:rsidRPr="00677BCF">
              <w:rPr>
                <w:szCs w:val="22"/>
              </w:rPr>
              <w:t>Vorschub je Zahn</w:t>
            </w:r>
          </w:p>
        </w:tc>
      </w:tr>
      <w:tr w:rsidR="007E10BE" w14:paraId="603D6C81" w14:textId="77777777" w:rsidTr="007E10BE">
        <w:trPr>
          <w:trHeight w:val="57"/>
        </w:trPr>
        <w:tc>
          <w:tcPr>
            <w:tcW w:w="1913" w:type="dxa"/>
            <w:vAlign w:val="center"/>
          </w:tcPr>
          <w:p w14:paraId="410E9FBA" w14:textId="77777777" w:rsidR="007E10BE" w:rsidRPr="00677BCF" w:rsidRDefault="007E10BE" w:rsidP="007E10BE">
            <w:pPr>
              <w:rPr>
                <w:szCs w:val="22"/>
              </w:rPr>
            </w:pPr>
            <w:r w:rsidRPr="00677BCF">
              <w:rPr>
                <w:szCs w:val="22"/>
              </w:rPr>
              <w:t>z</w:t>
            </w:r>
          </w:p>
        </w:tc>
        <w:tc>
          <w:tcPr>
            <w:tcW w:w="1134" w:type="dxa"/>
            <w:vAlign w:val="center"/>
          </w:tcPr>
          <w:p w14:paraId="69128480" w14:textId="77777777" w:rsidR="007E10BE" w:rsidRPr="00677BCF" w:rsidRDefault="007E10BE" w:rsidP="007E10BE">
            <w:pPr>
              <w:rPr>
                <w:szCs w:val="22"/>
              </w:rPr>
            </w:pPr>
          </w:p>
        </w:tc>
        <w:tc>
          <w:tcPr>
            <w:tcW w:w="5579" w:type="dxa"/>
            <w:vAlign w:val="center"/>
          </w:tcPr>
          <w:p w14:paraId="06720BDA" w14:textId="77777777" w:rsidR="007E10BE" w:rsidRPr="00677BCF" w:rsidRDefault="007E10BE" w:rsidP="007E10BE">
            <w:pPr>
              <w:rPr>
                <w:szCs w:val="22"/>
              </w:rPr>
            </w:pPr>
            <w:r w:rsidRPr="00677BCF">
              <w:rPr>
                <w:szCs w:val="22"/>
              </w:rPr>
              <w:t>Zähnezahl</w:t>
            </w:r>
            <w:r>
              <w:rPr>
                <w:szCs w:val="22"/>
              </w:rPr>
              <w:t xml:space="preserve"> [Anmerkung: Sortiert wird alphabetisch, ungeachtet der Groß- und Kleinschreibung]</w:t>
            </w:r>
          </w:p>
        </w:tc>
      </w:tr>
      <w:tr w:rsidR="007E10BE" w14:paraId="2F048F2F" w14:textId="77777777" w:rsidTr="007E10BE">
        <w:trPr>
          <w:trHeight w:val="57"/>
        </w:trPr>
        <w:tc>
          <w:tcPr>
            <w:tcW w:w="1913" w:type="dxa"/>
            <w:vAlign w:val="center"/>
          </w:tcPr>
          <w:p w14:paraId="2F78878D" w14:textId="77777777" w:rsidR="007E10BE" w:rsidRPr="00677BCF" w:rsidRDefault="007E10BE" w:rsidP="007E10BE">
            <w:pPr>
              <w:rPr>
                <w:szCs w:val="22"/>
              </w:rPr>
            </w:pPr>
            <w:r>
              <w:rPr>
                <w:szCs w:val="22"/>
              </w:rPr>
              <w:t>α</w:t>
            </w:r>
          </w:p>
        </w:tc>
        <w:tc>
          <w:tcPr>
            <w:tcW w:w="1134" w:type="dxa"/>
            <w:vAlign w:val="center"/>
          </w:tcPr>
          <w:p w14:paraId="3DF4FB46" w14:textId="77777777" w:rsidR="007E10BE" w:rsidRPr="00677BCF" w:rsidRDefault="007E10BE" w:rsidP="007E10BE">
            <w:pPr>
              <w:rPr>
                <w:szCs w:val="22"/>
              </w:rPr>
            </w:pPr>
          </w:p>
        </w:tc>
        <w:tc>
          <w:tcPr>
            <w:tcW w:w="5579" w:type="dxa"/>
            <w:vAlign w:val="center"/>
          </w:tcPr>
          <w:p w14:paraId="7A58781B" w14:textId="77777777" w:rsidR="007E10BE" w:rsidRPr="00677BCF" w:rsidRDefault="007E10BE" w:rsidP="007E10BE">
            <w:pPr>
              <w:rPr>
                <w:szCs w:val="22"/>
              </w:rPr>
            </w:pPr>
            <w:r>
              <w:rPr>
                <w:szCs w:val="22"/>
              </w:rPr>
              <w:t>Einfallswinkel</w:t>
            </w:r>
          </w:p>
        </w:tc>
      </w:tr>
      <w:tr w:rsidR="007E10BE" w14:paraId="7B9DD9C4" w14:textId="77777777" w:rsidTr="007E10BE">
        <w:trPr>
          <w:trHeight w:val="57"/>
        </w:trPr>
        <w:tc>
          <w:tcPr>
            <w:tcW w:w="1913" w:type="dxa"/>
            <w:vAlign w:val="center"/>
          </w:tcPr>
          <w:p w14:paraId="5CF5BCCA" w14:textId="77777777" w:rsidR="007E10BE" w:rsidRDefault="007E10BE" w:rsidP="007E10BE">
            <w:pPr>
              <w:rPr>
                <w:szCs w:val="22"/>
              </w:rPr>
            </w:pPr>
            <w:r>
              <w:rPr>
                <w:szCs w:val="22"/>
              </w:rPr>
              <w:t>Φ</w:t>
            </w:r>
          </w:p>
        </w:tc>
        <w:tc>
          <w:tcPr>
            <w:tcW w:w="1134" w:type="dxa"/>
            <w:vAlign w:val="center"/>
          </w:tcPr>
          <w:p w14:paraId="5A586C7F" w14:textId="77777777" w:rsidR="007E10BE" w:rsidRPr="00677BCF" w:rsidRDefault="007E10BE" w:rsidP="007E10BE">
            <w:pPr>
              <w:rPr>
                <w:szCs w:val="22"/>
              </w:rPr>
            </w:pPr>
          </w:p>
        </w:tc>
        <w:tc>
          <w:tcPr>
            <w:tcW w:w="5579" w:type="dxa"/>
            <w:vAlign w:val="center"/>
          </w:tcPr>
          <w:p w14:paraId="0D47192F" w14:textId="77777777" w:rsidR="007E10BE" w:rsidRDefault="007E10BE" w:rsidP="007E10BE">
            <w:pPr>
              <w:rPr>
                <w:szCs w:val="22"/>
              </w:rPr>
            </w:pPr>
            <w:r>
              <w:rPr>
                <w:szCs w:val="22"/>
              </w:rPr>
              <w:t>... [Anmerkung: Griechische Buchstaben werden nach den lateinischen angeführt]</w:t>
            </w:r>
          </w:p>
        </w:tc>
      </w:tr>
      <w:tr w:rsidR="007E10BE" w14:paraId="10DADD34" w14:textId="77777777" w:rsidTr="007E10BE">
        <w:trPr>
          <w:trHeight w:val="57"/>
        </w:trPr>
        <w:tc>
          <w:tcPr>
            <w:tcW w:w="1913" w:type="dxa"/>
            <w:vAlign w:val="center"/>
          </w:tcPr>
          <w:p w14:paraId="71B82F28" w14:textId="77777777" w:rsidR="007E10BE" w:rsidRDefault="007E10BE" w:rsidP="007E10BE">
            <w:pPr>
              <w:rPr>
                <w:szCs w:val="22"/>
              </w:rPr>
            </w:pPr>
          </w:p>
        </w:tc>
        <w:tc>
          <w:tcPr>
            <w:tcW w:w="1134" w:type="dxa"/>
            <w:vAlign w:val="center"/>
          </w:tcPr>
          <w:p w14:paraId="41F61495" w14:textId="77777777" w:rsidR="007E10BE" w:rsidRPr="00677BCF" w:rsidRDefault="007E10BE" w:rsidP="007E10BE">
            <w:pPr>
              <w:rPr>
                <w:szCs w:val="22"/>
              </w:rPr>
            </w:pPr>
          </w:p>
        </w:tc>
        <w:tc>
          <w:tcPr>
            <w:tcW w:w="5579" w:type="dxa"/>
            <w:vAlign w:val="center"/>
          </w:tcPr>
          <w:p w14:paraId="18806622" w14:textId="77777777" w:rsidR="007E10BE" w:rsidRDefault="007E10BE" w:rsidP="007E10BE">
            <w:pPr>
              <w:rPr>
                <w:szCs w:val="22"/>
              </w:rPr>
            </w:pPr>
          </w:p>
        </w:tc>
      </w:tr>
      <w:tr w:rsidR="007E10BE" w14:paraId="1F6A4C62" w14:textId="77777777" w:rsidTr="007E10BE">
        <w:trPr>
          <w:trHeight w:val="57"/>
        </w:trPr>
        <w:tc>
          <w:tcPr>
            <w:tcW w:w="1913" w:type="dxa"/>
            <w:tcBorders>
              <w:bottom w:val="single" w:sz="4" w:space="0" w:color="auto"/>
            </w:tcBorders>
            <w:vAlign w:val="center"/>
          </w:tcPr>
          <w:p w14:paraId="3764C5DE" w14:textId="77777777" w:rsidR="007E10BE" w:rsidRPr="002E148C" w:rsidRDefault="007E10BE" w:rsidP="007E10BE">
            <w:pPr>
              <w:rPr>
                <w:rStyle w:val="Formelzeichentabelleberschrift"/>
              </w:rPr>
            </w:pPr>
            <w:r w:rsidRPr="002E148C">
              <w:rPr>
                <w:rStyle w:val="Formelzeichentabelleberschrift"/>
              </w:rPr>
              <w:t>Abkürzung</w:t>
            </w:r>
          </w:p>
        </w:tc>
        <w:tc>
          <w:tcPr>
            <w:tcW w:w="1134" w:type="dxa"/>
            <w:tcBorders>
              <w:bottom w:val="single" w:sz="4" w:space="0" w:color="auto"/>
            </w:tcBorders>
            <w:vAlign w:val="center"/>
          </w:tcPr>
          <w:p w14:paraId="3007B568" w14:textId="77777777" w:rsidR="007E10BE" w:rsidRPr="002E148C" w:rsidRDefault="007E10BE" w:rsidP="007E10BE">
            <w:pPr>
              <w:rPr>
                <w:rStyle w:val="Formelzeichentabelleberschrift"/>
              </w:rPr>
            </w:pPr>
          </w:p>
        </w:tc>
        <w:tc>
          <w:tcPr>
            <w:tcW w:w="5579" w:type="dxa"/>
            <w:tcBorders>
              <w:bottom w:val="single" w:sz="4" w:space="0" w:color="auto"/>
            </w:tcBorders>
            <w:vAlign w:val="center"/>
          </w:tcPr>
          <w:p w14:paraId="32C735DE" w14:textId="77777777" w:rsidR="007E10BE" w:rsidRPr="002E148C" w:rsidRDefault="007E10BE" w:rsidP="007E10BE">
            <w:pPr>
              <w:rPr>
                <w:rStyle w:val="Formelzeichentabelleberschrift"/>
              </w:rPr>
            </w:pPr>
            <w:r w:rsidRPr="002E148C">
              <w:rPr>
                <w:rStyle w:val="Formelzeichentabelleberschrift"/>
              </w:rPr>
              <w:t>Beschreibung</w:t>
            </w:r>
          </w:p>
        </w:tc>
      </w:tr>
      <w:tr w:rsidR="007E10BE" w14:paraId="5E8107A7" w14:textId="77777777" w:rsidTr="007E10BE">
        <w:trPr>
          <w:trHeight w:val="57"/>
        </w:trPr>
        <w:tc>
          <w:tcPr>
            <w:tcW w:w="1913" w:type="dxa"/>
            <w:tcBorders>
              <w:top w:val="single" w:sz="4" w:space="0" w:color="auto"/>
            </w:tcBorders>
            <w:vAlign w:val="center"/>
          </w:tcPr>
          <w:p w14:paraId="4C01110F" w14:textId="77777777" w:rsidR="007E10BE" w:rsidRPr="00677BCF" w:rsidRDefault="007E10BE" w:rsidP="007E10BE">
            <w:pPr>
              <w:rPr>
                <w:szCs w:val="22"/>
              </w:rPr>
            </w:pPr>
            <w:r w:rsidRPr="00677BCF">
              <w:rPr>
                <w:szCs w:val="22"/>
              </w:rPr>
              <w:t>DP</w:t>
            </w:r>
          </w:p>
        </w:tc>
        <w:tc>
          <w:tcPr>
            <w:tcW w:w="1134" w:type="dxa"/>
            <w:tcBorders>
              <w:top w:val="single" w:sz="4" w:space="0" w:color="auto"/>
            </w:tcBorders>
            <w:vAlign w:val="center"/>
          </w:tcPr>
          <w:p w14:paraId="5FF854E6" w14:textId="77777777" w:rsidR="007E10BE" w:rsidRPr="00677BCF" w:rsidRDefault="007E10BE" w:rsidP="007E10BE">
            <w:pPr>
              <w:rPr>
                <w:szCs w:val="22"/>
              </w:rPr>
            </w:pPr>
          </w:p>
        </w:tc>
        <w:tc>
          <w:tcPr>
            <w:tcW w:w="5579" w:type="dxa"/>
            <w:tcBorders>
              <w:top w:val="single" w:sz="4" w:space="0" w:color="auto"/>
            </w:tcBorders>
            <w:vAlign w:val="center"/>
          </w:tcPr>
          <w:p w14:paraId="54DDDD56" w14:textId="77777777" w:rsidR="007E10BE" w:rsidRPr="00677BCF" w:rsidRDefault="007E10BE" w:rsidP="007E10BE">
            <w:pPr>
              <w:rPr>
                <w:szCs w:val="22"/>
              </w:rPr>
            </w:pPr>
            <w:r w:rsidRPr="00677BCF">
              <w:rPr>
                <w:szCs w:val="22"/>
              </w:rPr>
              <w:t>polykristalliner Diamant</w:t>
            </w:r>
          </w:p>
        </w:tc>
      </w:tr>
    </w:tbl>
    <w:p w14:paraId="170F8296" w14:textId="77777777" w:rsidR="00AF6BF5" w:rsidRPr="0044002C" w:rsidRDefault="00AF6BF5" w:rsidP="00AF6BF5">
      <w:pPr>
        <w:rPr>
          <w:szCs w:val="22"/>
        </w:rPr>
      </w:pPr>
    </w:p>
    <w:p w14:paraId="49118411" w14:textId="694B51C5" w:rsidR="00AF6BF5" w:rsidRDefault="004202E6" w:rsidP="004202E6">
      <w:pPr>
        <w:pStyle w:val="berschrift-Rmisch"/>
      </w:pPr>
      <w:r w:rsidRPr="004202E6">
        <w:lastRenderedPageBreak/>
        <w:t>List of Figures</w:t>
      </w:r>
    </w:p>
    <w:bookmarkStart w:id="9" w:name="_Toc165185918"/>
    <w:p w14:paraId="3D1B425E" w14:textId="11C942D1"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r>
        <w:fldChar w:fldCharType="begin"/>
      </w:r>
      <w:r>
        <w:instrText xml:space="preserve"> TOC \h \z \c "Figure" </w:instrText>
      </w:r>
      <w:r>
        <w:fldChar w:fldCharType="separate"/>
      </w:r>
      <w:hyperlink w:anchor="_Toc133485653" w:history="1">
        <w:r w:rsidRPr="005A2FCC">
          <w:rPr>
            <w:rStyle w:val="Hyperlink"/>
            <w:noProof/>
            <w:lang w:val="en-US"/>
          </w:rPr>
          <w:t xml:space="preserve">Figure 1 </w:t>
        </w:r>
        <w:r w:rsidRPr="005A2FCC">
          <w:rPr>
            <w:rStyle w:val="Hyperlink"/>
            <w:noProof/>
            <w:lang w:val="en-US" w:eastAsia="zh-CN"/>
          </w:rPr>
          <w:t>The</w:t>
        </w:r>
        <w:r w:rsidRPr="005A2FCC">
          <w:rPr>
            <w:rStyle w:val="Hyperlink"/>
            <w:noProof/>
            <w:lang w:val="en-US"/>
          </w:rPr>
          <w:t xml:space="preserve"> </w:t>
        </w:r>
        <w:r w:rsidRPr="005A2FCC">
          <w:rPr>
            <w:rStyle w:val="Hyperlink"/>
            <w:noProof/>
            <w:lang w:val="en-US" w:eastAsia="zh-CN"/>
          </w:rPr>
          <w:t>diagram of the mixed reality Continuum</w:t>
        </w:r>
        <w:r>
          <w:rPr>
            <w:noProof/>
            <w:webHidden/>
          </w:rPr>
          <w:tab/>
        </w:r>
        <w:r>
          <w:rPr>
            <w:noProof/>
            <w:webHidden/>
          </w:rPr>
          <w:fldChar w:fldCharType="begin"/>
        </w:r>
        <w:r>
          <w:rPr>
            <w:noProof/>
            <w:webHidden/>
          </w:rPr>
          <w:instrText xml:space="preserve"> PAGEREF _Toc133485653 \h </w:instrText>
        </w:r>
        <w:r>
          <w:rPr>
            <w:noProof/>
            <w:webHidden/>
          </w:rPr>
        </w:r>
        <w:r>
          <w:rPr>
            <w:noProof/>
            <w:webHidden/>
          </w:rPr>
          <w:fldChar w:fldCharType="separate"/>
        </w:r>
        <w:r>
          <w:rPr>
            <w:noProof/>
            <w:webHidden/>
          </w:rPr>
          <w:t>8</w:t>
        </w:r>
        <w:r>
          <w:rPr>
            <w:noProof/>
            <w:webHidden/>
          </w:rPr>
          <w:fldChar w:fldCharType="end"/>
        </w:r>
      </w:hyperlink>
    </w:p>
    <w:p w14:paraId="59CDD262" w14:textId="49320F16"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4" w:history="1">
        <w:r w:rsidRPr="005A2FCC">
          <w:rPr>
            <w:rStyle w:val="Hyperlink"/>
            <w:noProof/>
            <w:lang w:val="en-US"/>
          </w:rPr>
          <w:t>Figure 2 Ocules Rift and HTC Vive</w:t>
        </w:r>
        <w:r>
          <w:rPr>
            <w:noProof/>
            <w:webHidden/>
          </w:rPr>
          <w:tab/>
        </w:r>
        <w:r>
          <w:rPr>
            <w:noProof/>
            <w:webHidden/>
          </w:rPr>
          <w:fldChar w:fldCharType="begin"/>
        </w:r>
        <w:r>
          <w:rPr>
            <w:noProof/>
            <w:webHidden/>
          </w:rPr>
          <w:instrText xml:space="preserve"> PAGEREF _Toc133485654 \h </w:instrText>
        </w:r>
        <w:r>
          <w:rPr>
            <w:noProof/>
            <w:webHidden/>
          </w:rPr>
        </w:r>
        <w:r>
          <w:rPr>
            <w:noProof/>
            <w:webHidden/>
          </w:rPr>
          <w:fldChar w:fldCharType="separate"/>
        </w:r>
        <w:r>
          <w:rPr>
            <w:noProof/>
            <w:webHidden/>
          </w:rPr>
          <w:t>11</w:t>
        </w:r>
        <w:r>
          <w:rPr>
            <w:noProof/>
            <w:webHidden/>
          </w:rPr>
          <w:fldChar w:fldCharType="end"/>
        </w:r>
      </w:hyperlink>
    </w:p>
    <w:p w14:paraId="480CE952" w14:textId="61A54999"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5" w:history="1">
        <w:r w:rsidRPr="005A2FCC">
          <w:rPr>
            <w:rStyle w:val="Hyperlink"/>
            <w:noProof/>
            <w:lang w:val="en-US"/>
          </w:rPr>
          <w:t>Figure 3 RWTH aixCAVE</w:t>
        </w:r>
        <w:r>
          <w:rPr>
            <w:noProof/>
            <w:webHidden/>
          </w:rPr>
          <w:tab/>
        </w:r>
        <w:r>
          <w:rPr>
            <w:noProof/>
            <w:webHidden/>
          </w:rPr>
          <w:fldChar w:fldCharType="begin"/>
        </w:r>
        <w:r>
          <w:rPr>
            <w:noProof/>
            <w:webHidden/>
          </w:rPr>
          <w:instrText xml:space="preserve"> PAGEREF _Toc133485655 \h </w:instrText>
        </w:r>
        <w:r>
          <w:rPr>
            <w:noProof/>
            <w:webHidden/>
          </w:rPr>
        </w:r>
        <w:r>
          <w:rPr>
            <w:noProof/>
            <w:webHidden/>
          </w:rPr>
          <w:fldChar w:fldCharType="separate"/>
        </w:r>
        <w:r>
          <w:rPr>
            <w:noProof/>
            <w:webHidden/>
          </w:rPr>
          <w:t>12</w:t>
        </w:r>
        <w:r>
          <w:rPr>
            <w:noProof/>
            <w:webHidden/>
          </w:rPr>
          <w:fldChar w:fldCharType="end"/>
        </w:r>
      </w:hyperlink>
    </w:p>
    <w:p w14:paraId="325FC1F6" w14:textId="6BAB43DA"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6" w:history="1">
        <w:r w:rsidRPr="005A2FCC">
          <w:rPr>
            <w:rStyle w:val="Hyperlink"/>
            <w:noProof/>
            <w:lang w:val="en-US"/>
          </w:rPr>
          <w:t>Figure 4 Rendered Hand Model in Unity</w:t>
        </w:r>
        <w:r>
          <w:rPr>
            <w:noProof/>
            <w:webHidden/>
          </w:rPr>
          <w:tab/>
        </w:r>
        <w:r>
          <w:rPr>
            <w:noProof/>
            <w:webHidden/>
          </w:rPr>
          <w:fldChar w:fldCharType="begin"/>
        </w:r>
        <w:r>
          <w:rPr>
            <w:noProof/>
            <w:webHidden/>
          </w:rPr>
          <w:instrText xml:space="preserve"> PAGEREF _Toc133485656 \h </w:instrText>
        </w:r>
        <w:r>
          <w:rPr>
            <w:noProof/>
            <w:webHidden/>
          </w:rPr>
        </w:r>
        <w:r>
          <w:rPr>
            <w:noProof/>
            <w:webHidden/>
          </w:rPr>
          <w:fldChar w:fldCharType="separate"/>
        </w:r>
        <w:r>
          <w:rPr>
            <w:noProof/>
            <w:webHidden/>
          </w:rPr>
          <w:t>17</w:t>
        </w:r>
        <w:r>
          <w:rPr>
            <w:noProof/>
            <w:webHidden/>
          </w:rPr>
          <w:fldChar w:fldCharType="end"/>
        </w:r>
      </w:hyperlink>
    </w:p>
    <w:p w14:paraId="1EA0C5AC" w14:textId="1EE3B54C"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7" w:history="1">
        <w:r w:rsidRPr="005A2FCC">
          <w:rPr>
            <w:rStyle w:val="Hyperlink"/>
            <w:noProof/>
            <w:lang w:val="en-US"/>
          </w:rPr>
          <w:t>Figure 5 Hand Shape is approximated by multiple colliders</w:t>
        </w:r>
        <w:r>
          <w:rPr>
            <w:noProof/>
            <w:webHidden/>
          </w:rPr>
          <w:tab/>
        </w:r>
        <w:r>
          <w:rPr>
            <w:noProof/>
            <w:webHidden/>
          </w:rPr>
          <w:fldChar w:fldCharType="begin"/>
        </w:r>
        <w:r>
          <w:rPr>
            <w:noProof/>
            <w:webHidden/>
          </w:rPr>
          <w:instrText xml:space="preserve"> PAGEREF _Toc133485657 \h </w:instrText>
        </w:r>
        <w:r>
          <w:rPr>
            <w:noProof/>
            <w:webHidden/>
          </w:rPr>
        </w:r>
        <w:r>
          <w:rPr>
            <w:noProof/>
            <w:webHidden/>
          </w:rPr>
          <w:fldChar w:fldCharType="separate"/>
        </w:r>
        <w:r>
          <w:rPr>
            <w:noProof/>
            <w:webHidden/>
          </w:rPr>
          <w:t>17</w:t>
        </w:r>
        <w:r>
          <w:rPr>
            <w:noProof/>
            <w:webHidden/>
          </w:rPr>
          <w:fldChar w:fldCharType="end"/>
        </w:r>
      </w:hyperlink>
    </w:p>
    <w:p w14:paraId="18CC2005" w14:textId="7B14E707"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8" w:history="1">
        <w:r w:rsidRPr="005A2FCC">
          <w:rPr>
            <w:rStyle w:val="Hyperlink"/>
            <w:noProof/>
            <w:lang w:val="en-US"/>
          </w:rPr>
          <w:t>Figure 6 A Game Object is selected by raycasting</w:t>
        </w:r>
        <w:r>
          <w:rPr>
            <w:noProof/>
            <w:webHidden/>
          </w:rPr>
          <w:tab/>
        </w:r>
        <w:r>
          <w:rPr>
            <w:noProof/>
            <w:webHidden/>
          </w:rPr>
          <w:fldChar w:fldCharType="begin"/>
        </w:r>
        <w:r>
          <w:rPr>
            <w:noProof/>
            <w:webHidden/>
          </w:rPr>
          <w:instrText xml:space="preserve"> PAGEREF _Toc133485658 \h </w:instrText>
        </w:r>
        <w:r>
          <w:rPr>
            <w:noProof/>
            <w:webHidden/>
          </w:rPr>
        </w:r>
        <w:r>
          <w:rPr>
            <w:noProof/>
            <w:webHidden/>
          </w:rPr>
          <w:fldChar w:fldCharType="separate"/>
        </w:r>
        <w:r>
          <w:rPr>
            <w:noProof/>
            <w:webHidden/>
          </w:rPr>
          <w:t>19</w:t>
        </w:r>
        <w:r>
          <w:rPr>
            <w:noProof/>
            <w:webHidden/>
          </w:rPr>
          <w:fldChar w:fldCharType="end"/>
        </w:r>
      </w:hyperlink>
    </w:p>
    <w:p w14:paraId="69F50CB2" w14:textId="543A6194"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59" w:history="1">
        <w:r w:rsidRPr="005A2FCC">
          <w:rPr>
            <w:rStyle w:val="Hyperlink"/>
            <w:noProof/>
            <w:lang w:val="en-US"/>
          </w:rPr>
          <w:t>Figure 7 Graphic Demonstration of Linked Lists</w:t>
        </w:r>
        <w:r>
          <w:rPr>
            <w:noProof/>
            <w:webHidden/>
          </w:rPr>
          <w:tab/>
        </w:r>
        <w:r>
          <w:rPr>
            <w:noProof/>
            <w:webHidden/>
          </w:rPr>
          <w:fldChar w:fldCharType="begin"/>
        </w:r>
        <w:r>
          <w:rPr>
            <w:noProof/>
            <w:webHidden/>
          </w:rPr>
          <w:instrText xml:space="preserve"> PAGEREF _Toc133485659 \h </w:instrText>
        </w:r>
        <w:r>
          <w:rPr>
            <w:noProof/>
            <w:webHidden/>
          </w:rPr>
        </w:r>
        <w:r>
          <w:rPr>
            <w:noProof/>
            <w:webHidden/>
          </w:rPr>
          <w:fldChar w:fldCharType="separate"/>
        </w:r>
        <w:r>
          <w:rPr>
            <w:noProof/>
            <w:webHidden/>
          </w:rPr>
          <w:t>23</w:t>
        </w:r>
        <w:r>
          <w:rPr>
            <w:noProof/>
            <w:webHidden/>
          </w:rPr>
          <w:fldChar w:fldCharType="end"/>
        </w:r>
      </w:hyperlink>
    </w:p>
    <w:p w14:paraId="78F5014C" w14:textId="209A95D1"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60" w:history="1">
        <w:r w:rsidRPr="005A2FCC">
          <w:rPr>
            <w:rStyle w:val="Hyperlink"/>
            <w:noProof/>
            <w:lang w:val="en-US"/>
          </w:rPr>
          <w:t>Figure 8 Graph Representation of Assembly Parts Connection</w:t>
        </w:r>
        <w:r>
          <w:rPr>
            <w:noProof/>
            <w:webHidden/>
          </w:rPr>
          <w:tab/>
        </w:r>
        <w:r>
          <w:rPr>
            <w:noProof/>
            <w:webHidden/>
          </w:rPr>
          <w:fldChar w:fldCharType="begin"/>
        </w:r>
        <w:r>
          <w:rPr>
            <w:noProof/>
            <w:webHidden/>
          </w:rPr>
          <w:instrText xml:space="preserve"> PAGEREF _Toc133485660 \h </w:instrText>
        </w:r>
        <w:r>
          <w:rPr>
            <w:noProof/>
            <w:webHidden/>
          </w:rPr>
        </w:r>
        <w:r>
          <w:rPr>
            <w:noProof/>
            <w:webHidden/>
          </w:rPr>
          <w:fldChar w:fldCharType="separate"/>
        </w:r>
        <w:r>
          <w:rPr>
            <w:noProof/>
            <w:webHidden/>
          </w:rPr>
          <w:t>24</w:t>
        </w:r>
        <w:r>
          <w:rPr>
            <w:noProof/>
            <w:webHidden/>
          </w:rPr>
          <w:fldChar w:fldCharType="end"/>
        </w:r>
      </w:hyperlink>
    </w:p>
    <w:p w14:paraId="6A3FAB61" w14:textId="2BFE1E06"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661" w:history="1">
        <w:r w:rsidRPr="005A2FCC">
          <w:rPr>
            <w:rStyle w:val="Hyperlink"/>
            <w:noProof/>
            <w:lang w:val="en-US"/>
          </w:rPr>
          <w:t>Figure 9 Partitioned Assembly Parts</w:t>
        </w:r>
        <w:r>
          <w:rPr>
            <w:noProof/>
            <w:webHidden/>
          </w:rPr>
          <w:tab/>
        </w:r>
        <w:r>
          <w:rPr>
            <w:noProof/>
            <w:webHidden/>
          </w:rPr>
          <w:fldChar w:fldCharType="begin"/>
        </w:r>
        <w:r>
          <w:rPr>
            <w:noProof/>
            <w:webHidden/>
          </w:rPr>
          <w:instrText xml:space="preserve"> PAGEREF _Toc133485661 \h </w:instrText>
        </w:r>
        <w:r>
          <w:rPr>
            <w:noProof/>
            <w:webHidden/>
          </w:rPr>
        </w:r>
        <w:r>
          <w:rPr>
            <w:noProof/>
            <w:webHidden/>
          </w:rPr>
          <w:fldChar w:fldCharType="separate"/>
        </w:r>
        <w:r>
          <w:rPr>
            <w:noProof/>
            <w:webHidden/>
          </w:rPr>
          <w:t>24</w:t>
        </w:r>
        <w:r>
          <w:rPr>
            <w:noProof/>
            <w:webHidden/>
          </w:rPr>
          <w:fldChar w:fldCharType="end"/>
        </w:r>
      </w:hyperlink>
    </w:p>
    <w:p w14:paraId="016E6398" w14:textId="1CF25196" w:rsidR="00AF6BF5" w:rsidRDefault="004202E6" w:rsidP="00AF6BF5">
      <w:r>
        <w:rPr>
          <w:rFonts w:cs="Times New Roman"/>
          <w:szCs w:val="24"/>
        </w:rPr>
        <w:fldChar w:fldCharType="end"/>
      </w:r>
    </w:p>
    <w:p w14:paraId="02EF7F7C" w14:textId="1011F998" w:rsidR="00AF6BF5" w:rsidRDefault="004202E6" w:rsidP="004202E6">
      <w:pPr>
        <w:pStyle w:val="berschrift-Rmisch"/>
      </w:pPr>
      <w:r w:rsidRPr="004202E6">
        <w:lastRenderedPageBreak/>
        <w:t>List of tables</w:t>
      </w:r>
    </w:p>
    <w:p w14:paraId="22A50812" w14:textId="0DB1D1A5"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r>
        <w:fldChar w:fldCharType="begin"/>
      </w:r>
      <w:r>
        <w:instrText xml:space="preserve"> TOC \h \z \c "Table" </w:instrText>
      </w:r>
      <w:r>
        <w:fldChar w:fldCharType="separate"/>
      </w:r>
      <w:hyperlink w:anchor="_Toc133485787" w:history="1">
        <w:r w:rsidRPr="00AD2706">
          <w:rPr>
            <w:rStyle w:val="Hyperlink"/>
            <w:noProof/>
            <w:lang w:val="en-US"/>
          </w:rPr>
          <w:t xml:space="preserve">Table 1 </w:t>
        </w:r>
        <w:r w:rsidRPr="00AD2706">
          <w:rPr>
            <w:rStyle w:val="Hyperlink"/>
            <w:rFonts w:eastAsia="Times New Roman"/>
            <w:noProof/>
            <w:lang w:val="en-US"/>
          </w:rPr>
          <w:t xml:space="preserve">The table of </w:t>
        </w:r>
        <w:r w:rsidRPr="00AD2706">
          <w:rPr>
            <w:rStyle w:val="Hyperlink"/>
            <w:noProof/>
            <w:lang w:val="en-US"/>
          </w:rPr>
          <w:t>comparison of the pros and cons of Real Environment, AR, AV and VE</w:t>
        </w:r>
        <w:r>
          <w:rPr>
            <w:noProof/>
            <w:webHidden/>
          </w:rPr>
          <w:tab/>
        </w:r>
        <w:r>
          <w:rPr>
            <w:noProof/>
            <w:webHidden/>
          </w:rPr>
          <w:fldChar w:fldCharType="begin"/>
        </w:r>
        <w:r>
          <w:rPr>
            <w:noProof/>
            <w:webHidden/>
          </w:rPr>
          <w:instrText xml:space="preserve"> PAGEREF _Toc133485787 \h </w:instrText>
        </w:r>
        <w:r>
          <w:rPr>
            <w:noProof/>
            <w:webHidden/>
          </w:rPr>
        </w:r>
        <w:r>
          <w:rPr>
            <w:noProof/>
            <w:webHidden/>
          </w:rPr>
          <w:fldChar w:fldCharType="separate"/>
        </w:r>
        <w:r>
          <w:rPr>
            <w:noProof/>
            <w:webHidden/>
          </w:rPr>
          <w:t>9</w:t>
        </w:r>
        <w:r>
          <w:rPr>
            <w:noProof/>
            <w:webHidden/>
          </w:rPr>
          <w:fldChar w:fldCharType="end"/>
        </w:r>
      </w:hyperlink>
    </w:p>
    <w:p w14:paraId="3033695D" w14:textId="60501D72" w:rsidR="004202E6" w:rsidRDefault="004202E6">
      <w:pPr>
        <w:pStyle w:val="Abbildungsverzeichnis"/>
        <w:tabs>
          <w:tab w:val="right" w:leader="dot" w:pos="9062"/>
        </w:tabs>
        <w:rPr>
          <w:rFonts w:asciiTheme="minorHAnsi" w:eastAsiaTheme="minorEastAsia" w:hAnsiTheme="minorHAnsi" w:cstheme="minorBidi"/>
          <w:noProof/>
          <w:szCs w:val="22"/>
          <w:lang w:val="en-US" w:eastAsia="zh-CN"/>
        </w:rPr>
      </w:pPr>
      <w:hyperlink w:anchor="_Toc133485788" w:history="1">
        <w:r w:rsidRPr="00AD2706">
          <w:rPr>
            <w:rStyle w:val="Hyperlink"/>
            <w:noProof/>
            <w:lang w:val="en-US"/>
          </w:rPr>
          <w:t>Table 2 The diagram of XR markt size worldwide from 2021 to 2026</w:t>
        </w:r>
        <w:r>
          <w:rPr>
            <w:noProof/>
            <w:webHidden/>
          </w:rPr>
          <w:tab/>
        </w:r>
        <w:r>
          <w:rPr>
            <w:noProof/>
            <w:webHidden/>
          </w:rPr>
          <w:fldChar w:fldCharType="begin"/>
        </w:r>
        <w:r>
          <w:rPr>
            <w:noProof/>
            <w:webHidden/>
          </w:rPr>
          <w:instrText xml:space="preserve"> PAGEREF _Toc133485788 \h </w:instrText>
        </w:r>
        <w:r>
          <w:rPr>
            <w:noProof/>
            <w:webHidden/>
          </w:rPr>
        </w:r>
        <w:r>
          <w:rPr>
            <w:noProof/>
            <w:webHidden/>
          </w:rPr>
          <w:fldChar w:fldCharType="separate"/>
        </w:r>
        <w:r>
          <w:rPr>
            <w:noProof/>
            <w:webHidden/>
          </w:rPr>
          <w:t>14</w:t>
        </w:r>
        <w:r>
          <w:rPr>
            <w:noProof/>
            <w:webHidden/>
          </w:rPr>
          <w:fldChar w:fldCharType="end"/>
        </w:r>
      </w:hyperlink>
    </w:p>
    <w:p w14:paraId="63F64E91" w14:textId="5608CD39" w:rsidR="001A232B" w:rsidRPr="001A232B" w:rsidRDefault="004202E6" w:rsidP="001A232B">
      <w:r>
        <w:fldChar w:fldCharType="end"/>
      </w:r>
    </w:p>
    <w:p w14:paraId="7B3100D7" w14:textId="77777777" w:rsidR="00756620" w:rsidRDefault="00756620" w:rsidP="00756620"/>
    <w:p w14:paraId="21FA3517" w14:textId="77777777" w:rsidR="00756620" w:rsidRDefault="00756620" w:rsidP="00756620"/>
    <w:p w14:paraId="16D365EF" w14:textId="77777777" w:rsidR="001A232B" w:rsidRPr="001A232B" w:rsidRDefault="001A232B" w:rsidP="00756620">
      <w:pPr>
        <w:rPr>
          <w:lang w:val="en-GB"/>
        </w:rPr>
        <w:sectPr w:rsidR="001A232B" w:rsidRPr="001A232B" w:rsidSect="00FB598E">
          <w:headerReference w:type="default" r:id="rId15"/>
          <w:footerReference w:type="default" r:id="rId16"/>
          <w:pgSz w:w="11906" w:h="16838"/>
          <w:pgMar w:top="1417" w:right="1417" w:bottom="1134" w:left="1417" w:header="720" w:footer="720" w:gutter="0"/>
          <w:pgNumType w:fmt="lowerRoman" w:start="1"/>
          <w:cols w:space="720"/>
        </w:sectPr>
      </w:pPr>
    </w:p>
    <w:p w14:paraId="46FA4C9A" w14:textId="77777777" w:rsidR="001A232B" w:rsidRDefault="001A232B" w:rsidP="00EB14EA">
      <w:pPr>
        <w:pStyle w:val="berschrift1"/>
        <w:rPr>
          <w:lang w:val="en-GB"/>
        </w:rPr>
      </w:pPr>
      <w:bookmarkStart w:id="10" w:name="_Toc133485529"/>
      <w:r w:rsidRPr="001A232B">
        <w:rPr>
          <w:lang w:val="en-GB"/>
        </w:rPr>
        <w:lastRenderedPageBreak/>
        <w:t>Introduction</w:t>
      </w:r>
      <w:bookmarkEnd w:id="10"/>
    </w:p>
    <w:p w14:paraId="0B59946D" w14:textId="77777777" w:rsidR="00464859" w:rsidRDefault="00464859" w:rsidP="00464859">
      <w:pPr>
        <w:pStyle w:val="berschrift2"/>
        <w:rPr>
          <w:lang w:val="en-GB"/>
        </w:rPr>
      </w:pPr>
      <w:bookmarkStart w:id="11" w:name="_Toc133485530"/>
      <w:r>
        <w:rPr>
          <w:lang w:val="en-GB"/>
        </w:rPr>
        <w:t>Motivation</w:t>
      </w:r>
      <w:bookmarkEnd w:id="11"/>
    </w:p>
    <w:p w14:paraId="069FE355" w14:textId="513B5D9C" w:rsidR="00464859" w:rsidRDefault="00464859" w:rsidP="00464859">
      <w:pPr>
        <w:spacing w:line="240" w:lineRule="auto"/>
        <w:rPr>
          <w:lang w:val="en-US"/>
        </w:rPr>
      </w:pPr>
      <w:r w:rsidRPr="00654F0A">
        <w:rPr>
          <w:lang w:val="en-GB"/>
        </w:rPr>
        <w:t xml:space="preserve">Nowadays, the manufacturing </w:t>
      </w:r>
      <w:r>
        <w:rPr>
          <w:lang w:val="en-GB"/>
        </w:rPr>
        <w:t xml:space="preserve">companies need to change </w:t>
      </w:r>
      <w:r w:rsidRPr="00654F0A">
        <w:rPr>
          <w:lang w:val="en-GB"/>
        </w:rPr>
        <w:t xml:space="preserve">under the </w:t>
      </w:r>
      <w:r>
        <w:rPr>
          <w:lang w:val="en-GB"/>
        </w:rPr>
        <w:t xml:space="preserve">pressure of </w:t>
      </w:r>
      <w:r w:rsidRPr="00654F0A">
        <w:rPr>
          <w:lang w:val="en-GB"/>
        </w:rPr>
        <w:t>global mega</w:t>
      </w:r>
      <w:r>
        <w:rPr>
          <w:lang w:val="en-GB"/>
        </w:rPr>
        <w:t xml:space="preserve"> </w:t>
      </w:r>
      <w:r w:rsidRPr="00654F0A">
        <w:rPr>
          <w:lang w:val="en-GB"/>
        </w:rPr>
        <w:t>trend</w:t>
      </w:r>
      <w:r>
        <w:rPr>
          <w:lang w:val="en-GB"/>
        </w:rPr>
        <w:t xml:space="preserve">s. </w:t>
      </w:r>
      <w:bookmarkStart w:id="12" w:name="_CTVK00157d806449c824e3bb991a958acc41718"/>
      <w:r w:rsidRPr="00654F0A">
        <w:rPr>
          <w:lang w:val="en-GB"/>
        </w:rPr>
        <w:t>On the one hand, an increase of worldwide</w:t>
      </w:r>
      <w:r w:rsidRPr="000721FB">
        <w:rPr>
          <w:lang w:val="en-US"/>
        </w:rPr>
        <w:t>-</w:t>
      </w:r>
      <w:r w:rsidRPr="00654F0A">
        <w:rPr>
          <w:lang w:val="en-GB"/>
        </w:rPr>
        <w:t>connected business activities will raise the complexity within manufacturing networks.</w:t>
      </w:r>
      <w:r w:rsidRPr="000721FB">
        <w:rPr>
          <w:lang w:val="en-US"/>
        </w:rPr>
        <w:t xml:space="preserve"> </w:t>
      </w:r>
      <w:r w:rsidRPr="00654F0A">
        <w:rPr>
          <w:lang w:val="en-GB"/>
        </w:rPr>
        <w:t>On the other hand, a volatile demand and customized products of the companies will</w:t>
      </w:r>
      <w:r w:rsidRPr="000721FB">
        <w:rPr>
          <w:lang w:val="en-US"/>
        </w:rPr>
        <w:t xml:space="preserve"> </w:t>
      </w:r>
      <w:r w:rsidRPr="00654F0A">
        <w:rPr>
          <w:lang w:val="en-GB"/>
        </w:rPr>
        <w:t>influence the production and planning processes</w:t>
      </w:r>
      <w:bookmarkEnd w:id="12"/>
      <w:r w:rsidRPr="00654F0A">
        <w:rPr>
          <w:lang w:val="en-GB"/>
        </w:rPr>
        <w:t>.</w:t>
      </w:r>
      <w:r w:rsidRPr="000721FB">
        <w:rPr>
          <w:lang w:val="en-US"/>
        </w:rPr>
        <w:t xml:space="preserve"> </w:t>
      </w:r>
      <w:sdt>
        <w:sdtPr>
          <w:alias w:val="To edit, see citavi.com/edit"/>
          <w:tag w:val="CitaviPlaceholder#98a7fcf2-bf4e-45c9-bc38-d387c6a51786"/>
          <w:id w:val="-1401438259"/>
          <w:placeholder>
            <w:docPart w:val="FEE7A8DB25DF40DF86FFE184A718C3E3"/>
          </w:placeholder>
        </w:sdtPr>
        <w:sdtContent>
          <w:r w:rsidRPr="00654F0A">
            <w:fldChar w:fldCharType="begin"/>
          </w:r>
          <w:r w:rsidR="00264C2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dkODA2NDQtOWM4Mi00ZTNiLWI5OTEtYTk1OGFjYzQxNzE4IiwiSWQiOiIyM2Y2N2FjMS0yYmRlLTQ2OWEtYjBmYi0zYmVkZjkzMzJiZDMiLCJSYW5nZUxlbmd0aCI6MjMsIlJlZmVyZW5jZUlkIjoiYmVlYzFjYTItM2VlOS00OWY4LTgyNzktYmIwNGU2ODU1Yz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iLCJTdGFydFBhZ2UiOnsiJGlkIjoiNSIsIiR0eXBlIjoiU3dpc3NBY2FkZW1pYy5QYWdlTnVtYmVyLCBTd2lzc0FjYWRlbWljIiwiSXNGdWxseU51bWVyaWMiOnRydWUsIk51bWJlciI6MSwiTnVtYmVyaW5nVHlwZSI6MCwiTnVtZXJhbFN5c3RlbSI6MCwiT3JpZ2luYWxTdHJpbmciOiIxIiwiUHJldHR5U3RyaW5nIjoiMS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CIsIkxhc3ROYW1lIjoiQmFydG9kemllaiIsIk1pZGRsZU5hbWUiOiJKYW4iLCJQcm90ZWN0ZWQiOmZhbHNlLCJTZXgiOjIsIkNyZWF0ZWRCeSI6Il9aaGlodWkgQ2hlIiwiQ3JlYXRlZE9uIjoiMjAyMy0wMS0wMlQxMDowODo1NyIsIk1vZGlmaWVkQnkiOiJfWmhpaHVpIENoZSIsIklkIjoiYjNkYzc2MjYtMTRjYi00OWU0LWFlZDYtMjc4Y2Q1ZjAwNDNlIiwiTW9kaWZpZWRPbiI6IjIwMjMtMDEtMDJUMTA6MDg6NTc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NoZWthXFxBcHBEYXRhXFxMb2NhbFxcVGVtcFxcYXFma2RhMzUuanBnIiwiVXJpU3RyaW5nIjoiYmVlYzFjYTItM2VlOS00OWY4LTgyNzktYmIwNGU2ODU1YzZk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Y1MDItNCIsIkVkaXRvcnMiOltdLCJFdmFsdWF0aW9uQ29tcGxleGl0eSI6MCwiRXZhbHVhdGlvblNvdXJjZVRleHRGb3JtYXQiOjAsIkdyb3VwcyI6W10sIkhhc0xhYmVsMSI6ZmFsc2UsIkhhc0xhYmVsMiI6ZmFsc2UsIklzYm4iOiI5NzgtMy02NTgtMTY1MDEt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U4LTE2NTAyLTQiLCJVcmlTdHJpbmciOiJodHRwczovL2RvaS5vcmcvMTAuMTAwNy85NzgtMy02NTgtMTY1MDIt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}</w:instrText>
          </w:r>
          <w:r w:rsidRPr="00654F0A">
            <w:fldChar w:fldCharType="separate"/>
          </w:r>
          <w:r w:rsidR="00E15BC2">
            <w:rPr>
              <w:lang w:val="en-US"/>
            </w:rPr>
            <w:t>(Bartodziej 2017, S. 1)</w:t>
          </w:r>
          <w:r w:rsidRPr="00654F0A">
            <w:fldChar w:fldCharType="end"/>
          </w:r>
        </w:sdtContent>
      </w:sdt>
      <w:r w:rsidRPr="00654F0A">
        <w:rPr>
          <w:lang w:val="en-US"/>
        </w:rPr>
        <w:t xml:space="preserve"> </w:t>
      </w:r>
      <w:r w:rsidRPr="00654F0A">
        <w:rPr>
          <w:lang w:val="en-US" w:eastAsia="en-US"/>
        </w:rPr>
        <w:t xml:space="preserve">In order to face </w:t>
      </w:r>
      <w:r w:rsidRPr="00654F0A">
        <w:rPr>
          <w:lang w:val="en-US"/>
        </w:rPr>
        <w:t>these challenges</w:t>
      </w:r>
      <w:r w:rsidRPr="00654F0A">
        <w:rPr>
          <w:lang w:val="en-US" w:eastAsia="en-US"/>
        </w:rPr>
        <w:t>, as well as to ensure competitiveness in the global market</w:t>
      </w:r>
      <w:r w:rsidRPr="00654F0A">
        <w:rPr>
          <w:lang w:val="en-US"/>
        </w:rPr>
        <w:t xml:space="preserve">, the term of ‘Industry 4.0’ is in Germany </w:t>
      </w:r>
      <w:r>
        <w:rPr>
          <w:lang w:val="en-US"/>
        </w:rPr>
        <w:t xml:space="preserve">proposed and </w:t>
      </w:r>
      <w:r w:rsidRPr="0093550D">
        <w:rPr>
          <w:lang w:val="en-US"/>
        </w:rPr>
        <w:t>has become an eponym for a future project in the context of the high-tech strategy 2020</w:t>
      </w:r>
      <w:r>
        <w:rPr>
          <w:lang w:val="en-US"/>
        </w:rPr>
        <w:t xml:space="preserve">. </w:t>
      </w:r>
      <w:sdt>
        <w:sdtPr>
          <w:rPr>
            <w:lang w:val="en-US"/>
          </w:rPr>
          <w:alias w:val="To edit, see citavi.com/edit"/>
          <w:tag w:val="CitaviPlaceholder#eb98cf5a-10a1-463e-a9a4-1e546856d18f"/>
          <w:id w:val="-238401326"/>
          <w:placeholder>
            <w:docPart w:val="FEE7A8DB25DF40DF86FFE184A718C3E3"/>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WUwYjkyLTNjNTMtNGJmZi1hNzJjLTg3MmNmMDkxYjY2ZiIsIlJhbmdlTGVuZ3RoIjoxOCwiUmVmZXJlbmNlSWQiOiIwOTc4YzU3Zi1lNjM0LTQ5YjYtOTI4Ny03ZTVlOWUzZWFk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jaGVrYVxcQXBwRGF0YVxcTG9jYWxcXFRlbXBcXHZrMW53amRnLmpwZyIsIlVyaVN0cmluZyI6IjA5NzhjNTdmLWU2MzQtNDliNi05Mjg3LTdlNWU5ZTNlYWQ4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yNTk5LTAxNC0wMzM0L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xMjU5OS0wMTQtMDMzNC00IiwiVXJpU3RyaW5nIjoiaHR0cHM6Ly9kb2kub3JnLzEwLjEwMDcvczEyNTk5LTAxNC0wMzM0L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}</w:instrText>
          </w:r>
          <w:r>
            <w:rPr>
              <w:lang w:val="en-US"/>
            </w:rPr>
            <w:fldChar w:fldCharType="separate"/>
          </w:r>
          <w:r w:rsidR="00E15BC2">
            <w:rPr>
              <w:lang w:val="en-US"/>
            </w:rPr>
            <w:t>(Lasi et al. 2014)</w:t>
          </w:r>
          <w:r>
            <w:rPr>
              <w:lang w:val="en-US"/>
            </w:rPr>
            <w:fldChar w:fldCharType="end"/>
          </w:r>
        </w:sdtContent>
      </w:sdt>
      <w:r>
        <w:rPr>
          <w:lang w:val="en-US"/>
        </w:rPr>
        <w:t xml:space="preserve"> </w:t>
      </w:r>
    </w:p>
    <w:p w14:paraId="3EE0DD2A" w14:textId="77777777" w:rsidR="00464859" w:rsidRDefault="00464859" w:rsidP="00464859">
      <w:pPr>
        <w:spacing w:line="240" w:lineRule="auto"/>
        <w:rPr>
          <w:lang w:val="en-US"/>
        </w:rPr>
      </w:pPr>
      <w:r w:rsidRPr="0093550D">
        <w:rPr>
          <w:lang w:val="en-US"/>
        </w:rPr>
        <w:t>Industry 4.0 is primarily understood as a new concept for industrial production in which digitali</w:t>
      </w:r>
      <w:r>
        <w:rPr>
          <w:lang w:val="en-US"/>
        </w:rPr>
        <w:t>z</w:t>
      </w:r>
      <w:r w:rsidRPr="0093550D">
        <w:rPr>
          <w:lang w:val="en-US"/>
        </w:rPr>
        <w:t>ation technologies are increasingly used</w:t>
      </w:r>
      <w:r>
        <w:rPr>
          <w:lang w:val="en-US"/>
        </w:rPr>
        <w:t xml:space="preserve">. </w:t>
      </w:r>
      <w:sdt>
        <w:sdtPr>
          <w:rPr>
            <w:lang w:val="en-US"/>
          </w:rPr>
          <w:alias w:val="To edit, see citavi.com/edit"/>
          <w:tag w:val="CitaviPlaceholder#0e89f397-befc-4195-b81f-c74ca0872def"/>
          <w:id w:val="-239323900"/>
          <w:placeholder>
            <w:docPart w:val="FEE7A8DB25DF40DF86FFE184A718C3E3"/>
          </w:placeholder>
        </w:sdtPr>
        <w:sdtContent>
          <w:r>
            <w:rPr>
              <w:lang w:val="en-US"/>
            </w:rPr>
            <w:fldChar w:fldCharType="begin"/>
          </w:r>
          <w:r w:rsidR="00264C2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GYwYTVhLWE3YzMtNDU0ZS1iYjNjLWY4NTQ5NDdiN2JhMiIsIlJhbmdlTGVuZ3RoIjoxMywiUmVmZXJlbmNlSWQiOiJlNDdhMjkzMS0wZjEyLTRkYWUtODM2Zi02OTkyYzFkZDg0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9uIiwiTGFzdE5hbWUiOiJTdGV2ZW4iLCJQcm90ZWN0ZWQiOmZhbHNlLCJTZXgiOjEsIkNyZWF0ZWRCeSI6Il9aaGlodWkgQ2hlIiwiQ3JlYXRlZE9uIjoiMjAyMy0wMS0xMFQxNDoxNDozNiIsIk1vZGlmaWVkQnkiOiJfWmhpaHVpIENoZSIsIklkIjoiNjk1ZDVlNDctM2JjMS00MjY1LTk5OWYtOTc1ZGFlODNkZTk5IiwiTW9kaWZpZWRPbiI6IjIwMjMtMDEtMTBUMTQ6MTQ6Mz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}</w:instrText>
          </w:r>
          <w:r>
            <w:rPr>
              <w:lang w:val="en-US"/>
            </w:rPr>
            <w:fldChar w:fldCharType="separate"/>
          </w:r>
          <w:r w:rsidR="00E15BC2">
            <w:rPr>
              <w:lang w:val="en-US"/>
            </w:rPr>
            <w:t>(Steven 2018)</w:t>
          </w:r>
          <w:r>
            <w:rPr>
              <w:lang w:val="en-US"/>
            </w:rPr>
            <w:fldChar w:fldCharType="end"/>
          </w:r>
          <w:r>
            <w:rPr>
              <w:lang w:val="en-US"/>
            </w:rPr>
            <w:t xml:space="preserve"> </w:t>
          </w:r>
        </w:sdtContent>
      </w:sdt>
      <w:r w:rsidRPr="00795681">
        <w:rPr>
          <w:lang w:val="en-US"/>
        </w:rPr>
        <w:t>Cyber</w:t>
      </w:r>
      <w:r>
        <w:rPr>
          <w:lang w:val="en-US"/>
        </w:rPr>
        <w:t>-P</w:t>
      </w:r>
      <w:r w:rsidRPr="00795681">
        <w:rPr>
          <w:lang w:val="en-US"/>
        </w:rPr>
        <w:t xml:space="preserve">hysical </w:t>
      </w:r>
      <w:r>
        <w:rPr>
          <w:lang w:val="en-US"/>
        </w:rPr>
        <w:t>S</w:t>
      </w:r>
      <w:r w:rsidRPr="00795681">
        <w:rPr>
          <w:lang w:val="en-US"/>
        </w:rPr>
        <w:t xml:space="preserve">ystems (CPS) are </w:t>
      </w:r>
      <w:r>
        <w:rPr>
          <w:lang w:val="en-US"/>
        </w:rPr>
        <w:t>one of</w:t>
      </w:r>
      <w:r w:rsidRPr="00795681">
        <w:rPr>
          <w:lang w:val="en-US"/>
        </w:rPr>
        <w:t xml:space="preserve"> essential component</w:t>
      </w:r>
      <w:r>
        <w:rPr>
          <w:lang w:val="en-US"/>
        </w:rPr>
        <w:t>s</w:t>
      </w:r>
      <w:r w:rsidRPr="00795681">
        <w:rPr>
          <w:lang w:val="en-US"/>
        </w:rPr>
        <w:t xml:space="preserve"> of Industr</w:t>
      </w:r>
      <w:r>
        <w:rPr>
          <w:lang w:val="en-US"/>
        </w:rPr>
        <w:t xml:space="preserve">y </w:t>
      </w:r>
      <w:r w:rsidRPr="00795681">
        <w:rPr>
          <w:lang w:val="en-US"/>
        </w:rPr>
        <w:t>4.0,</w:t>
      </w:r>
      <w:r>
        <w:rPr>
          <w:lang w:val="en-US"/>
        </w:rPr>
        <w:t xml:space="preserve"> each physical object </w:t>
      </w:r>
      <w:r>
        <w:rPr>
          <w:lang w:val="en-US" w:eastAsia="zh-CN"/>
        </w:rPr>
        <w:t xml:space="preserve">is accessible and controllable in </w:t>
      </w:r>
      <w:r w:rsidRPr="00D66518">
        <w:rPr>
          <w:lang w:val="en-US" w:eastAsia="zh-CN"/>
        </w:rPr>
        <w:t>information technology (IT) systems</w:t>
      </w:r>
      <w:r>
        <w:rPr>
          <w:lang w:val="en-US"/>
        </w:rPr>
        <w:t xml:space="preserve">, which can also mean that each physical object has a </w:t>
      </w:r>
      <w:commentRangeStart w:id="13"/>
      <w:r>
        <w:rPr>
          <w:lang w:val="en-US"/>
        </w:rPr>
        <w:t>virtual model</w:t>
      </w:r>
      <w:commentRangeEnd w:id="13"/>
      <w:r>
        <w:rPr>
          <w:rStyle w:val="Kommentarzeichen"/>
        </w:rPr>
        <w:commentReference w:id="13"/>
      </w:r>
      <w:r>
        <w:rPr>
          <w:lang w:val="en-US"/>
        </w:rPr>
        <w:t xml:space="preserve"> in IT systems. Thus, an interface to interact with virtual objects without touching or changing on physical objects is necessary. Due to its</w:t>
      </w:r>
      <w:r w:rsidRPr="00D66518">
        <w:rPr>
          <w:lang w:val="en-US"/>
        </w:rPr>
        <w:t xml:space="preserve"> immersive visualization, realistic rendering</w:t>
      </w:r>
      <w:r>
        <w:rPr>
          <w:lang w:val="en-US"/>
        </w:rPr>
        <w:t xml:space="preserve">, and intuitive </w:t>
      </w:r>
      <w:r w:rsidRPr="00D66518">
        <w:rPr>
          <w:lang w:val="en-US"/>
        </w:rPr>
        <w:t>interactions,</w:t>
      </w:r>
      <w:r>
        <w:rPr>
          <w:lang w:val="en-US"/>
        </w:rPr>
        <w:t xml:space="preserve"> virtual reality (VR) offers such an interface with great potential. </w:t>
      </w:r>
    </w:p>
    <w:p w14:paraId="53917151" w14:textId="77777777" w:rsidR="00464859" w:rsidRDefault="00464859" w:rsidP="00464859">
      <w:pPr>
        <w:spacing w:line="240" w:lineRule="auto"/>
        <w:rPr>
          <w:lang w:val="en-US" w:eastAsia="zh-CN"/>
        </w:rPr>
      </w:pPr>
      <w:r>
        <w:rPr>
          <w:lang w:val="en-US" w:eastAsia="zh-CN"/>
        </w:rPr>
        <w:t>I</w:t>
      </w:r>
      <w:r w:rsidRPr="00D66518">
        <w:rPr>
          <w:lang w:val="en-US" w:eastAsia="zh-CN"/>
        </w:rPr>
        <w:t>n response</w:t>
      </w:r>
      <w:r>
        <w:rPr>
          <w:lang w:val="en-US" w:eastAsia="zh-CN"/>
        </w:rPr>
        <w:t xml:space="preserve"> to </w:t>
      </w:r>
      <w:r w:rsidRPr="00D66518">
        <w:rPr>
          <w:lang w:val="en-US" w:eastAsia="zh-CN"/>
        </w:rPr>
        <w:t>increasingly competitive market and technological developments</w:t>
      </w:r>
      <w:r>
        <w:rPr>
          <w:lang w:val="en-US" w:eastAsia="zh-CN"/>
        </w:rPr>
        <w:t xml:space="preserve">, VR is applied in the whole product life cycle. </w:t>
      </w:r>
      <w:r>
        <w:rPr>
          <w:rFonts w:hint="eastAsia"/>
          <w:lang w:val="en-US" w:eastAsia="zh-CN"/>
        </w:rPr>
        <w:t>On</w:t>
      </w:r>
      <w:r>
        <w:rPr>
          <w:lang w:val="en-US" w:eastAsia="zh-CN"/>
        </w:rPr>
        <w:t xml:space="preserve"> the one hand, VR can be used in product development. The product can be modified and explored virtually, thus development times and costs are directly reduced. On the other hand, in production planning VR offers a virtual environment that product can be interacted intuitively to increase the working efficiency, and in this environment different departments can easily work collaboratively, which reduces the </w:t>
      </w:r>
      <w:commentRangeStart w:id="14"/>
      <w:r>
        <w:rPr>
          <w:lang w:val="en-US" w:eastAsia="zh-CN"/>
        </w:rPr>
        <w:t>invisible costs</w:t>
      </w:r>
      <w:commentRangeEnd w:id="14"/>
      <w:r w:rsidRPr="00462BF0">
        <w:rPr>
          <w:lang w:val="en-US" w:eastAsia="zh-CN"/>
        </w:rPr>
        <w:commentReference w:id="14"/>
      </w:r>
      <w:r>
        <w:rPr>
          <w:lang w:val="en-US" w:eastAsia="zh-CN"/>
        </w:rPr>
        <w:t xml:space="preserve">. More concrete examples are given in the section 2.2. </w:t>
      </w:r>
    </w:p>
    <w:p w14:paraId="0DB52132" w14:textId="77777777" w:rsidR="00464859" w:rsidRDefault="00464859" w:rsidP="00464859">
      <w:pPr>
        <w:spacing w:line="240" w:lineRule="auto"/>
        <w:rPr>
          <w:lang w:val="en-US"/>
        </w:rPr>
      </w:pPr>
      <w:r>
        <w:rPr>
          <w:lang w:val="en-US"/>
        </w:rPr>
        <w:t xml:space="preserve">With the advancement in immersive </w:t>
      </w:r>
      <w:r w:rsidRPr="00F12307">
        <w:rPr>
          <w:lang w:val="en-US"/>
        </w:rPr>
        <w:t>technolog</w:t>
      </w:r>
      <w:r>
        <w:rPr>
          <w:lang w:val="en-US"/>
        </w:rPr>
        <w:t>ies</w:t>
      </w:r>
      <w:r w:rsidRPr="00F12307">
        <w:rPr>
          <w:lang w:val="en-US"/>
        </w:rPr>
        <w:t xml:space="preserve">, haptic equipment </w:t>
      </w:r>
      <w:r>
        <w:rPr>
          <w:lang w:val="en-US"/>
        </w:rPr>
        <w:t>has also been</w:t>
      </w:r>
      <w:r w:rsidRPr="00F12307">
        <w:rPr>
          <w:lang w:val="en-US"/>
        </w:rPr>
        <w:t xml:space="preserve"> developed, </w:t>
      </w:r>
      <w:r>
        <w:rPr>
          <w:lang w:val="en-US"/>
        </w:rPr>
        <w:t xml:space="preserve">which adds </w:t>
      </w:r>
      <w:r w:rsidRPr="00F12307">
        <w:rPr>
          <w:lang w:val="en-US"/>
        </w:rPr>
        <w:t xml:space="preserve">haptic feedback </w:t>
      </w:r>
      <w:r>
        <w:rPr>
          <w:lang w:val="en-US"/>
        </w:rPr>
        <w:t xml:space="preserve">in addition </w:t>
      </w:r>
      <w:r w:rsidRPr="00F12307">
        <w:rPr>
          <w:lang w:val="en-US"/>
        </w:rPr>
        <w:t xml:space="preserve">to the </w:t>
      </w:r>
      <w:r>
        <w:rPr>
          <w:lang w:val="en-US"/>
        </w:rPr>
        <w:t xml:space="preserve">visual and auditory </w:t>
      </w:r>
      <w:r w:rsidRPr="00F12307">
        <w:rPr>
          <w:lang w:val="en-US"/>
        </w:rPr>
        <w:t xml:space="preserve">experience of VR. </w:t>
      </w:r>
      <w:r w:rsidRPr="00462BF0">
        <w:rPr>
          <w:lang w:val="en-US"/>
        </w:rPr>
        <w:t xml:space="preserve">The </w:t>
      </w:r>
      <w:r>
        <w:rPr>
          <w:lang w:val="en-US"/>
        </w:rPr>
        <w:t xml:space="preserve">simulation of the virtual </w:t>
      </w:r>
      <w:r w:rsidRPr="00462BF0">
        <w:rPr>
          <w:lang w:val="en-US"/>
        </w:rPr>
        <w:t>environment is more realistic,</w:t>
      </w:r>
      <w:r>
        <w:rPr>
          <w:lang w:val="en-US"/>
        </w:rPr>
        <w:t xml:space="preserve"> due </w:t>
      </w:r>
      <w:r w:rsidRPr="00462BF0">
        <w:rPr>
          <w:lang w:val="en-US"/>
        </w:rPr>
        <w:t xml:space="preserve">to increase </w:t>
      </w:r>
      <w:r>
        <w:rPr>
          <w:lang w:val="en-US"/>
        </w:rPr>
        <w:t xml:space="preserve">of </w:t>
      </w:r>
      <w:r w:rsidRPr="00462BF0">
        <w:rPr>
          <w:lang w:val="en-US"/>
        </w:rPr>
        <w:t xml:space="preserve">the immersion. </w:t>
      </w:r>
      <w:r w:rsidRPr="00F12307">
        <w:rPr>
          <w:lang w:val="en-US"/>
        </w:rPr>
        <w:t xml:space="preserve">The additional feedback also promises increased quality of the information provided in the virtual environment </w:t>
      </w:r>
      <w:sdt>
        <w:sdtPr>
          <w:rPr>
            <w:lang w:val="en-US"/>
          </w:rPr>
          <w:alias w:val="To edit, see citavi.com/edit"/>
          <w:tag w:val="CitaviPlaceholder#95e9aa60-dfee-4b92-ba7b-e061a4d50b77"/>
          <w:id w:val="-1844228387"/>
          <w:placeholder>
            <w:docPart w:val="FEE7A8DB25DF40DF86FFE184A718C3E3"/>
          </w:placeholder>
        </w:sdtPr>
        <w:sdtContent>
          <w:r w:rsidRPr="006F428F">
            <w:rPr>
              <w:lang w:val="en-US"/>
            </w:rPr>
            <w:fldChar w:fldCharType="begin"/>
          </w:r>
          <w:r w:rsidR="00264C2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M1Mzg4LWVjMTktNDNkYS05YWQ1LTU1ODVhZjEwMWIzOCIsIlJhbmdlTGVuZ3RoIjoyOCwiUmVmZXJlbmNlSWQiOiJiODYzNzFiMC1lZGJiLTRiZGYtYTg4OC1lNGE1ZjA3M2I1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jaGVrYVxcQXBwRGF0YVxcTG9jYWxcXFRlbXBcXGVoY3hsanpvLmpwZyIsIlVyaVN0cmluZyI6ImI4NjM3MWIwLWVkYmItNGJkZi1hODg4LWU0YTVmMDczYjU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U0OTQxL2FoZmUxMDAxNjI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TQ5NDEvYWhmZTEwMDE2MjAiLCJVcmlTdHJpbmciOiJodHRwczovL2RvaS5vcmcvMTAuNTQ5NDEvYWhmZTEwMDE2Mj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xLTEyVDE2OjE2OjI0IiwiTW9kaWZpZWRCeSI6Il9aaGlodWkgQ2hlIiwiSWQiOiIyYWIwOTE2YS0zYmI2LTQwNTQtYTg2Mi1jOTk5ZDRlNzIyZWYiLCJNb2RpZmllZE9uIjoiMjAyMy0wMS0xMlQxNjoxNjoy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3BlbmFjY2Vzcy5jbXMtY29uZmVyZW5jZXMub3JnL3B1YmxpY2F0aW9ucy9ib29rLzk3OC0xLTk1ODY1MS0xMi00IiwiVXJpU3RyaW5nIjoiaHR0cHM6Ly9vcGVuYWNjZXNzLmNtcy1jb25mZXJlbmNlcy5vcmcvcHVibGljYXRpb25zL2Jvb2svOTc4LTEtOTU4NjUxLTEyL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WmhpaHVpIENoZSIsIkNyZWF0ZWRPbiI6IjIwMjMtMDEtMTJUMTY6MTY6MjQiLCJNb2RpZmllZEJ5IjoiX1poaWh1aSBDaGUiLCJJZCI6ImU5NDNkM2ViLTQzNjgtNDJkMy05N2Y3LWZjZTA0N2YyYjlhYSIsIk1vZGlmaWVkT24iOiIyMDIzLTAxLTEyVDE2OjE2OjI0IiwiUHJvamVjdCI6eyIkcmVmIjoiNSJ9fV0sIk9yZ2FuaXphdGlvbnMiOltdLCJPdGhlcnNJbnZvbHZlZCI6W10sIlBhZ2VDb3VudCI6IjgiLCJQYXJlbnRSZWZlcmVuY2UiOnsiJGlkIjoiMT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}</w:instrText>
          </w:r>
          <w:r w:rsidRPr="006F428F">
            <w:rPr>
              <w:lang w:val="en-US"/>
            </w:rPr>
            <w:fldChar w:fldCharType="separate"/>
          </w:r>
          <w:r w:rsidR="00E15BC2">
            <w:rPr>
              <w:lang w:val="en-US"/>
            </w:rPr>
            <w:t>(Preutenborbeck et al. 2022)</w:t>
          </w:r>
          <w:r w:rsidRPr="006F428F">
            <w:rPr>
              <w:lang w:val="en-US"/>
            </w:rPr>
            <w:fldChar w:fldCharType="end"/>
          </w:r>
        </w:sdtContent>
      </w:sdt>
      <w:r w:rsidRPr="00F12307">
        <w:rPr>
          <w:lang w:val="en-US"/>
        </w:rPr>
        <w:t xml:space="preserve"> to enhance the aimed functionality of application. </w:t>
      </w:r>
    </w:p>
    <w:p w14:paraId="78C73CCC" w14:textId="77777777" w:rsidR="00464859" w:rsidRPr="00462BF0" w:rsidRDefault="00464859" w:rsidP="00464859">
      <w:pPr>
        <w:pStyle w:val="berschrift2"/>
        <w:rPr>
          <w:lang w:val="en-US"/>
        </w:rPr>
      </w:pPr>
      <w:bookmarkStart w:id="15" w:name="_Toc133485531"/>
      <w:r>
        <w:rPr>
          <w:lang w:val="en-US"/>
        </w:rPr>
        <w:t>Thesis Structure</w:t>
      </w:r>
      <w:bookmarkEnd w:id="15"/>
    </w:p>
    <w:p w14:paraId="0E7462D0" w14:textId="77777777" w:rsidR="00464859" w:rsidRPr="00DA1519" w:rsidRDefault="00464859" w:rsidP="00464859">
      <w:pPr>
        <w:rPr>
          <w:lang w:val="en-GB"/>
        </w:rPr>
      </w:pPr>
    </w:p>
    <w:p w14:paraId="21FF6D0D" w14:textId="77777777" w:rsidR="00464859" w:rsidRDefault="00464859" w:rsidP="00464859">
      <w:pPr>
        <w:pStyle w:val="berschrift2"/>
        <w:rPr>
          <w:lang w:val="en-GB"/>
        </w:rPr>
      </w:pPr>
      <w:bookmarkStart w:id="16" w:name="_Toc133485532"/>
      <w:r>
        <w:rPr>
          <w:lang w:val="en-GB"/>
        </w:rPr>
        <w:t>Objectives</w:t>
      </w:r>
      <w:bookmarkEnd w:id="16"/>
    </w:p>
    <w:p w14:paraId="5F075AFF" w14:textId="77777777" w:rsidR="00464859" w:rsidRDefault="00464859" w:rsidP="00464859">
      <w:pPr>
        <w:spacing w:after="60" w:line="276" w:lineRule="auto"/>
        <w:ind w:right="28"/>
        <w:rPr>
          <w:rFonts w:eastAsiaTheme="minorEastAsia"/>
          <w:lang w:val="en-US" w:eastAsia="zh-CN"/>
        </w:rPr>
      </w:pPr>
      <w:r>
        <w:rPr>
          <w:lang w:val="en-US"/>
        </w:rPr>
        <w:t xml:space="preserve">Research in the field of virtual reality shows that virtual reality technologies can help engineers and other stakeholders to accomplish tasks in product development or product ramp-up better. </w:t>
      </w:r>
      <w:r>
        <w:rPr>
          <w:rFonts w:eastAsiaTheme="minorEastAsia"/>
          <w:lang w:val="en-US" w:eastAsia="zh-CN"/>
        </w:rPr>
        <w:t>Under the tide of digital transformation, more potential of virtual reality is being tapped. One potential application for virtual reality is the assembly training. The first step to make use of this technology is to develop a virtual environment, in which assembly parts are visualized, their physical behaviors are simulated, so that users can interact with them as naturally as possible.</w:t>
      </w:r>
    </w:p>
    <w:p w14:paraId="383AC938" w14:textId="77777777" w:rsidR="00464859" w:rsidRDefault="00464859" w:rsidP="00464859">
      <w:pPr>
        <w:spacing w:after="60" w:line="276" w:lineRule="auto"/>
        <w:ind w:right="28"/>
        <w:rPr>
          <w:lang w:val="en-US"/>
        </w:rPr>
      </w:pPr>
      <w:r>
        <w:rPr>
          <w:lang w:val="en-US"/>
        </w:rPr>
        <w:t>The objective of this thesis is to design and develop an i</w:t>
      </w:r>
      <w:r w:rsidRPr="00CE279D">
        <w:rPr>
          <w:lang w:val="en-US"/>
        </w:rPr>
        <w:t xml:space="preserve">nteractive </w:t>
      </w:r>
      <w:r>
        <w:rPr>
          <w:lang w:val="en-US"/>
        </w:rPr>
        <w:t>virtual a</w:t>
      </w:r>
      <w:r w:rsidRPr="00CE279D">
        <w:rPr>
          <w:lang w:val="en-US"/>
        </w:rPr>
        <w:t xml:space="preserve">ssembly </w:t>
      </w:r>
      <w:r>
        <w:rPr>
          <w:lang w:val="en-US"/>
        </w:rPr>
        <w:t>s</w:t>
      </w:r>
      <w:r w:rsidRPr="00CE279D">
        <w:rPr>
          <w:lang w:val="en-US"/>
        </w:rPr>
        <w:t>ystem</w:t>
      </w:r>
      <w:r>
        <w:rPr>
          <w:lang w:val="en-US"/>
        </w:rPr>
        <w:t>. In order to achieve that</w:t>
      </w:r>
      <w:r w:rsidRPr="00B76D35">
        <w:rPr>
          <w:lang w:val="en-US"/>
        </w:rPr>
        <w:t>,</w:t>
      </w:r>
      <w:r>
        <w:rPr>
          <w:lang w:val="en-US"/>
        </w:rPr>
        <w:t xml:space="preserve"> two parts must be taken into account. The first part focuses on </w:t>
      </w:r>
      <w:r>
        <w:rPr>
          <w:lang w:val="en-US"/>
        </w:rPr>
        <w:lastRenderedPageBreak/>
        <w:t>transforming CAX data of products or workstations into a pre-defined data structure for virtual environments</w:t>
      </w:r>
      <w:r>
        <w:rPr>
          <w:lang w:val="en-GB"/>
        </w:rPr>
        <w:t xml:space="preserve">. </w:t>
      </w:r>
      <w:r w:rsidRPr="00997F08">
        <w:rPr>
          <w:lang w:val="en-GB"/>
        </w:rPr>
        <w:t>This also include</w:t>
      </w:r>
      <w:r>
        <w:rPr>
          <w:lang w:val="en-GB"/>
        </w:rPr>
        <w:t>s</w:t>
      </w:r>
      <w:r w:rsidRPr="00997F08">
        <w:rPr>
          <w:lang w:val="en-GB"/>
        </w:rPr>
        <w:t xml:space="preserve"> the product hierarchy</w:t>
      </w:r>
      <w:r>
        <w:rPr>
          <w:lang w:val="en-GB"/>
        </w:rPr>
        <w:t xml:space="preserve">, which is needed </w:t>
      </w:r>
      <w:r w:rsidRPr="00B76D35">
        <w:rPr>
          <w:lang w:val="en-US"/>
        </w:rPr>
        <w:t xml:space="preserve">to </w:t>
      </w:r>
      <w:r>
        <w:rPr>
          <w:lang w:val="en-US"/>
        </w:rPr>
        <w:t>determine</w:t>
      </w:r>
      <w:r w:rsidRPr="00B76D35">
        <w:rPr>
          <w:lang w:val="en-US"/>
        </w:rPr>
        <w:t xml:space="preserve"> relationships between parts, a</w:t>
      </w:r>
      <w:r>
        <w:rPr>
          <w:lang w:val="en-US"/>
        </w:rPr>
        <w:t xml:space="preserve">ssemblies and the final product for the correct assembly sequence. </w:t>
      </w:r>
    </w:p>
    <w:p w14:paraId="4246485A" w14:textId="77777777" w:rsidR="00464859" w:rsidRPr="00462BF0" w:rsidRDefault="00464859" w:rsidP="00464859">
      <w:pPr>
        <w:spacing w:after="60" w:line="276" w:lineRule="auto"/>
        <w:ind w:right="28"/>
        <w:rPr>
          <w:lang w:val="en-US"/>
        </w:rPr>
      </w:pPr>
      <w:r>
        <w:rPr>
          <w:lang w:val="en-US"/>
        </w:rPr>
        <w:t xml:space="preserve">The second part focusses on building an interactive assembly environment in Unity3D. The assembly system needs to be aware if workers interact with assembly parts correctly in correct sequence. In order to support the immersion of the virtual assembly system, </w:t>
      </w:r>
      <w:r w:rsidRPr="00464859">
        <w:rPr>
          <w:highlight w:val="yellow"/>
          <w:lang w:val="en-US"/>
        </w:rPr>
        <w:t>haptic gloves are used for the haptic interaction with the assembly process</w:t>
      </w:r>
      <w:r>
        <w:rPr>
          <w:lang w:val="en-US"/>
        </w:rPr>
        <w:t xml:space="preserve">. At the end, the virtual assembly system will be explored and evaluated in a user study.   </w:t>
      </w:r>
    </w:p>
    <w:p w14:paraId="1D528AD3" w14:textId="77777777" w:rsidR="00464859" w:rsidRPr="00464859" w:rsidRDefault="00464859" w:rsidP="00464859">
      <w:pPr>
        <w:rPr>
          <w:lang w:val="en-GB"/>
        </w:rPr>
      </w:pPr>
    </w:p>
    <w:p w14:paraId="02A48A3C" w14:textId="77777777" w:rsidR="00464859" w:rsidRDefault="0005605E" w:rsidP="0005605E">
      <w:pPr>
        <w:pStyle w:val="berschrift1"/>
      </w:pPr>
      <w:bookmarkStart w:id="17" w:name="_Toc133485533"/>
      <w:r w:rsidRPr="0005605E">
        <w:rPr>
          <w:lang w:val="en-GB"/>
        </w:rPr>
        <w:lastRenderedPageBreak/>
        <w:t>Theoretical</w:t>
      </w:r>
      <w:r>
        <w:t xml:space="preserve"> Background</w:t>
      </w:r>
      <w:bookmarkEnd w:id="17"/>
    </w:p>
    <w:p w14:paraId="7D57E181" w14:textId="77777777" w:rsidR="00464859" w:rsidRDefault="00464859" w:rsidP="0010065E">
      <w:pPr>
        <w:pStyle w:val="berschrift2"/>
        <w:rPr>
          <w:lang w:val="en-US"/>
        </w:rPr>
      </w:pPr>
      <w:bookmarkStart w:id="18" w:name="_Toc133485534"/>
      <w:r w:rsidRPr="00B62A35">
        <w:rPr>
          <w:lang w:val="en-US"/>
        </w:rPr>
        <w:t>Virtual Reality</w:t>
      </w:r>
      <w:bookmarkEnd w:id="18"/>
    </w:p>
    <w:p w14:paraId="2F731D89" w14:textId="45937160" w:rsidR="00464859" w:rsidRPr="00E13984" w:rsidRDefault="00464859" w:rsidP="00464859">
      <w:pPr>
        <w:rPr>
          <w:lang w:val="en-US"/>
        </w:rPr>
      </w:pPr>
      <w:r>
        <w:rPr>
          <w:rFonts w:hint="eastAsia"/>
          <w:lang w:val="en-US" w:eastAsia="zh-CN"/>
        </w:rPr>
        <w:t>V</w:t>
      </w:r>
      <w:r w:rsidRPr="00E13984">
        <w:rPr>
          <w:lang w:val="en-US"/>
        </w:rPr>
        <w:t xml:space="preserve">irtual Reality (VR) is a technology that creates a simulated environment in which users can interact with digital objects and spaces in real-time. VR has its roots in the early 1960s, when Ivan Sutherland developed the first head-mounted display (HMD) at the Massachusetts Institute of </w:t>
      </w:r>
      <w:r w:rsidR="000C1AC7">
        <w:rPr>
          <w:lang w:val="en-US"/>
        </w:rPr>
        <w:t xml:space="preserve">Technology (MIT) </w:t>
      </w:r>
      <w:sdt>
        <w:sdtPr>
          <w:rPr>
            <w:lang w:val="en-US"/>
          </w:rPr>
          <w:alias w:val="To edit, see citavi.com/edit"/>
          <w:tag w:val="CitaviPlaceholder#936c9a8d-0e42-4d5c-8b3f-6e2baf24747f"/>
          <w:id w:val="-102884545"/>
          <w:placeholder>
            <w:docPart w:val="DefaultPlaceholder_-1854013440"/>
          </w:placeholder>
        </w:sdtPr>
        <w:sdtContent>
          <w:r w:rsidR="000C1AC7">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Q1LzE0NjgwNzUiLCJVcmlTdHJpbmciOiJodHRwczovL2RvaS5vcmcvMTAuMTE0NS8xNDY4MDc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}</w:instrText>
          </w:r>
          <w:r w:rsidR="000C1AC7">
            <w:rPr>
              <w:lang w:val="en-US"/>
            </w:rPr>
            <w:fldChar w:fldCharType="separate"/>
          </w:r>
          <w:r w:rsidR="00E15BC2">
            <w:rPr>
              <w:lang w:val="en-US"/>
            </w:rPr>
            <w:t>(Sutherland 1968)</w:t>
          </w:r>
          <w:r w:rsidR="000C1AC7">
            <w:rPr>
              <w:lang w:val="en-US"/>
            </w:rPr>
            <w:fldChar w:fldCharType="end"/>
          </w:r>
        </w:sdtContent>
      </w:sdt>
      <w:r w:rsidRPr="00E13984">
        <w:rPr>
          <w:lang w:val="en-US"/>
        </w:rPr>
        <w:t>. Since then, VR has evolved and expanded in different areas of application, from entertainment and gaming to education and training, and has become increasingly accessible to a wider audience due to the development of more affordable and portable devices.</w:t>
      </w:r>
    </w:p>
    <w:p w14:paraId="6E40CB23" w14:textId="77777777" w:rsidR="00464859" w:rsidRPr="00FC1340" w:rsidRDefault="00464859" w:rsidP="00464859">
      <w:pPr>
        <w:pStyle w:val="berschrift3"/>
        <w:rPr>
          <w:lang w:val="en-US"/>
        </w:rPr>
      </w:pPr>
      <w:bookmarkStart w:id="19" w:name="_Toc133485535"/>
      <w:commentRangeStart w:id="20"/>
      <w:r w:rsidRPr="00464859">
        <w:rPr>
          <w:lang w:val="en-US"/>
        </w:rPr>
        <w:t xml:space="preserve">The Mixed Reality Continuum </w:t>
      </w:r>
      <w:commentRangeEnd w:id="20"/>
      <w:r w:rsidRPr="00464859">
        <w:rPr>
          <w:lang w:val="en-US"/>
        </w:rPr>
        <w:commentReference w:id="20"/>
      </w:r>
      <w:bookmarkEnd w:id="19"/>
    </w:p>
    <w:p w14:paraId="46BDEAA9" w14:textId="77777777" w:rsidR="00464859" w:rsidRDefault="00464859" w:rsidP="00464859">
      <w:pPr>
        <w:keepNext/>
        <w:jc w:val="center"/>
      </w:pPr>
      <w:r>
        <w:rPr>
          <w:noProof/>
          <w:lang w:val="en-US" w:eastAsia="zh-CN"/>
        </w:rPr>
        <w:drawing>
          <wp:inline distT="0" distB="0" distL="0" distR="0" wp14:anchorId="45D339CE" wp14:editId="535D6701">
            <wp:extent cx="4400550" cy="4000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0"/>
                        </a:ext>
                      </a:extLst>
                    </a:blip>
                    <a:stretch>
                      <a:fillRect/>
                    </a:stretch>
                  </pic:blipFill>
                  <pic:spPr>
                    <a:xfrm>
                      <a:off x="0" y="0"/>
                      <a:ext cx="4400550" cy="400050"/>
                    </a:xfrm>
                    <a:prstGeom prst="rect">
                      <a:avLst/>
                    </a:prstGeom>
                  </pic:spPr>
                </pic:pic>
              </a:graphicData>
            </a:graphic>
          </wp:inline>
        </w:drawing>
      </w:r>
    </w:p>
    <w:p w14:paraId="7EE0336D" w14:textId="61031424" w:rsidR="00464859" w:rsidRPr="00FC1340" w:rsidRDefault="00464859" w:rsidP="00FC1340">
      <w:pPr>
        <w:pStyle w:val="Beschriftung"/>
        <w:spacing w:before="120" w:after="240" w:line="360" w:lineRule="auto"/>
        <w:jc w:val="center"/>
        <w:rPr>
          <w:sz w:val="20"/>
          <w:lang w:val="en-US"/>
        </w:rPr>
      </w:pPr>
      <w:bookmarkStart w:id="21" w:name="_Toc133485653"/>
      <w:r w:rsidRPr="00FC1340">
        <w:rPr>
          <w:sz w:val="20"/>
          <w:lang w:val="en-US"/>
        </w:rPr>
        <w:t xml:space="preserve">Figure </w:t>
      </w:r>
      <w:r w:rsidRPr="00FC1340">
        <w:rPr>
          <w:sz w:val="20"/>
        </w:rPr>
        <w:fldChar w:fldCharType="begin"/>
      </w:r>
      <w:r w:rsidRPr="00FC1340">
        <w:rPr>
          <w:sz w:val="20"/>
          <w:lang w:val="en-US"/>
        </w:rPr>
        <w:instrText xml:space="preserve"> SEQ Figure \* ARABIC </w:instrText>
      </w:r>
      <w:r w:rsidRPr="00FC1340">
        <w:rPr>
          <w:sz w:val="20"/>
        </w:rPr>
        <w:fldChar w:fldCharType="separate"/>
      </w:r>
      <w:r w:rsidR="00937F0D">
        <w:rPr>
          <w:noProof/>
          <w:sz w:val="20"/>
          <w:lang w:val="en-US"/>
        </w:rPr>
        <w:t>1</w:t>
      </w:r>
      <w:r w:rsidRPr="00FC1340">
        <w:rPr>
          <w:sz w:val="20"/>
        </w:rPr>
        <w:fldChar w:fldCharType="end"/>
      </w:r>
      <w:r w:rsidRPr="00FC1340">
        <w:rPr>
          <w:sz w:val="20"/>
          <w:lang w:val="en-US"/>
        </w:rPr>
        <w:t xml:space="preserve"> </w:t>
      </w:r>
      <w:r w:rsidRPr="00FC1340">
        <w:rPr>
          <w:rFonts w:hint="eastAsia"/>
          <w:sz w:val="20"/>
          <w:lang w:val="en-US" w:eastAsia="zh-CN"/>
        </w:rPr>
        <w:t>The</w:t>
      </w:r>
      <w:r w:rsidRPr="00FC1340">
        <w:rPr>
          <w:sz w:val="20"/>
          <w:lang w:val="en-US"/>
        </w:rPr>
        <w:t xml:space="preserve"> </w:t>
      </w:r>
      <w:r w:rsidRPr="00FC1340">
        <w:rPr>
          <w:rFonts w:hint="eastAsia"/>
          <w:sz w:val="20"/>
          <w:lang w:val="en-US" w:eastAsia="zh-CN"/>
        </w:rPr>
        <w:t>diagram</w:t>
      </w:r>
      <w:r w:rsidRPr="00FC1340">
        <w:rPr>
          <w:sz w:val="20"/>
          <w:lang w:val="en-US" w:eastAsia="zh-CN"/>
        </w:rPr>
        <w:t xml:space="preserve"> </w:t>
      </w:r>
      <w:r w:rsidRPr="00FC1340">
        <w:rPr>
          <w:rFonts w:hint="eastAsia"/>
          <w:sz w:val="20"/>
          <w:lang w:val="en-US" w:eastAsia="zh-CN"/>
        </w:rPr>
        <w:t>of</w:t>
      </w:r>
      <w:r w:rsidRPr="00FC1340">
        <w:rPr>
          <w:sz w:val="20"/>
          <w:lang w:val="en-US" w:eastAsia="zh-CN"/>
        </w:rPr>
        <w:t xml:space="preserve"> </w:t>
      </w:r>
      <w:r w:rsidRPr="00FC1340">
        <w:rPr>
          <w:rFonts w:hint="eastAsia"/>
          <w:sz w:val="20"/>
          <w:lang w:val="en-US" w:eastAsia="zh-CN"/>
        </w:rPr>
        <w:t>the</w:t>
      </w:r>
      <w:r w:rsidRPr="00FC1340">
        <w:rPr>
          <w:sz w:val="20"/>
          <w:lang w:val="en-US" w:eastAsia="zh-CN"/>
        </w:rPr>
        <w:t xml:space="preserve"> </w:t>
      </w:r>
      <w:r w:rsidRPr="00FC1340">
        <w:rPr>
          <w:rFonts w:hint="eastAsia"/>
          <w:sz w:val="20"/>
          <w:lang w:val="en-US" w:eastAsia="zh-CN"/>
        </w:rPr>
        <w:t>mixed</w:t>
      </w:r>
      <w:r w:rsidRPr="00FC1340">
        <w:rPr>
          <w:sz w:val="20"/>
          <w:lang w:val="en-US" w:eastAsia="zh-CN"/>
        </w:rPr>
        <w:t xml:space="preserve"> </w:t>
      </w:r>
      <w:r w:rsidRPr="00FC1340">
        <w:rPr>
          <w:rFonts w:hint="eastAsia"/>
          <w:sz w:val="20"/>
          <w:lang w:val="en-US" w:eastAsia="zh-CN"/>
        </w:rPr>
        <w:t>reality</w:t>
      </w:r>
      <w:r w:rsidRPr="00FC1340">
        <w:rPr>
          <w:sz w:val="20"/>
          <w:lang w:val="en-US" w:eastAsia="zh-CN"/>
        </w:rPr>
        <w:t xml:space="preserve"> </w:t>
      </w:r>
      <w:r w:rsidRPr="00FC1340">
        <w:rPr>
          <w:rFonts w:hint="eastAsia"/>
          <w:sz w:val="20"/>
          <w:lang w:val="en-US" w:eastAsia="zh-CN"/>
        </w:rPr>
        <w:t>Continuum</w:t>
      </w:r>
      <w:bookmarkEnd w:id="21"/>
    </w:p>
    <w:p w14:paraId="7A21DB39" w14:textId="6910BBE4" w:rsidR="00464859" w:rsidRPr="00E13984" w:rsidRDefault="00464859" w:rsidP="00464859">
      <w:pPr>
        <w:rPr>
          <w:lang w:val="en-US"/>
        </w:rPr>
      </w:pPr>
      <w:r w:rsidRPr="00E13984">
        <w:rPr>
          <w:lang w:val="en-US"/>
        </w:rPr>
        <w:t>The Mixed Reality Continuum (MRC) is a framework that describes the range of virtuality and reality that can be experienced by users in digital environments</w:t>
      </w:r>
      <w:r w:rsidR="00462264">
        <w:rPr>
          <w:lang w:val="en-US"/>
        </w:rPr>
        <w:t xml:space="preserve"> </w:t>
      </w:r>
      <w:sdt>
        <w:sdtPr>
          <w:rPr>
            <w:lang w:val="en-US"/>
          </w:rPr>
          <w:alias w:val="To edit, see citavi.com/edit"/>
          <w:tag w:val="CitaviPlaceholder#f962fe69-afae-476a-96a1-b5dff5739372"/>
          <w:id w:val="425773514"/>
          <w:placeholder>
            <w:docPart w:val="DefaultPlaceholder_-1854013440"/>
          </w:placeholder>
        </w:sdtPr>
        <w:sdtContent>
          <w:r w:rsidR="0046226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mJjOTNlLWJmYzYtNGM3OC04Zjg4LTFjNGRkYmE3Y2FmZiIsIlJhbmdlTGVuZ3RoIjoyMCwiUmVmZXJlbmNlSWQiOiI0ZTdmZmE4NS05MTVhLTQ4ZjQtYmM3Zi0xZTU3NTA1NDJj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QwMjgvd3d3LnNjaWVudGlmaWMubmV0L0FNUi43NjUtNzY3LjExNjkiLCJVcmlTdHJpbmciOiJodHRwczovL2RvaS5vcmcvMTAuNDAyOC93d3cuc2NpZW50aWZpYy5uZXQvQU1SLjc2NS03NjcuMTE2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}</w:instrText>
          </w:r>
          <w:r w:rsidR="00462264">
            <w:rPr>
              <w:lang w:val="en-US"/>
            </w:rPr>
            <w:fldChar w:fldCharType="separate"/>
          </w:r>
          <w:r w:rsidR="00E15BC2">
            <w:rPr>
              <w:lang w:val="en-US"/>
            </w:rPr>
            <w:t>(Bamodu und Ye 2013)</w:t>
          </w:r>
          <w:r w:rsidR="00462264">
            <w:rPr>
              <w:lang w:val="en-US"/>
            </w:rPr>
            <w:fldChar w:fldCharType="end"/>
          </w:r>
        </w:sdtContent>
      </w:sdt>
      <w:r w:rsidRPr="00E13984">
        <w:rPr>
          <w:lang w:val="en-US"/>
        </w:rPr>
        <w:t>. The MRC includes four categories:</w:t>
      </w:r>
    </w:p>
    <w:p w14:paraId="7FE41902" w14:textId="77777777" w:rsidR="00464859" w:rsidRPr="00E13984" w:rsidRDefault="00464859" w:rsidP="009E1753">
      <w:pPr>
        <w:pStyle w:val="Listenabsatz"/>
        <w:numPr>
          <w:ilvl w:val="0"/>
          <w:numId w:val="7"/>
        </w:numPr>
        <w:spacing w:before="40" w:after="80" w:line="288" w:lineRule="auto"/>
        <w:ind w:left="714" w:hanging="357"/>
        <w:rPr>
          <w:lang w:val="en-US"/>
        </w:rPr>
      </w:pPr>
      <w:r w:rsidRPr="00E13984">
        <w:rPr>
          <w:lang w:val="en-US"/>
        </w:rPr>
        <w:t>Reality-Reality (RR), which refers to the physical environment without any digital augmentation</w:t>
      </w:r>
      <w:r>
        <w:rPr>
          <w:lang w:val="en-US"/>
        </w:rPr>
        <w:t>.</w:t>
      </w:r>
    </w:p>
    <w:p w14:paraId="6CA052F1" w14:textId="77777777" w:rsidR="00464859" w:rsidRPr="00E13984" w:rsidRDefault="00464859" w:rsidP="009E1753">
      <w:pPr>
        <w:pStyle w:val="Listenabsatz"/>
        <w:numPr>
          <w:ilvl w:val="0"/>
          <w:numId w:val="7"/>
        </w:numPr>
        <w:spacing w:before="40" w:after="80" w:line="288" w:lineRule="auto"/>
        <w:ind w:left="714" w:hanging="357"/>
        <w:rPr>
          <w:lang w:val="en-US"/>
        </w:rPr>
      </w:pPr>
      <w:r w:rsidRPr="00E13984">
        <w:rPr>
          <w:lang w:val="en-US"/>
        </w:rPr>
        <w:t>Augmented Reality (AR), which overlays digital content onto the physical environment</w:t>
      </w:r>
      <w:r>
        <w:rPr>
          <w:lang w:val="en-US"/>
        </w:rPr>
        <w:t>.</w:t>
      </w:r>
    </w:p>
    <w:p w14:paraId="5D9AD312" w14:textId="77777777" w:rsidR="00464859" w:rsidRPr="00E13984" w:rsidRDefault="00464859" w:rsidP="009E1753">
      <w:pPr>
        <w:pStyle w:val="Listenabsatz"/>
        <w:numPr>
          <w:ilvl w:val="0"/>
          <w:numId w:val="7"/>
        </w:numPr>
        <w:spacing w:before="40" w:after="80" w:line="288" w:lineRule="auto"/>
        <w:ind w:left="714" w:hanging="357"/>
        <w:rPr>
          <w:lang w:val="en-US"/>
        </w:rPr>
      </w:pPr>
      <w:r w:rsidRPr="00E13984">
        <w:rPr>
          <w:lang w:val="en-US"/>
        </w:rPr>
        <w:t>Augmented Virtuality (AV), which places users in a virtual environment with some elements of the physical environment</w:t>
      </w:r>
      <w:r>
        <w:rPr>
          <w:lang w:val="en-US"/>
        </w:rPr>
        <w:t>.</w:t>
      </w:r>
    </w:p>
    <w:p w14:paraId="17A04C8F" w14:textId="77777777" w:rsidR="00464859" w:rsidRPr="00E13984" w:rsidRDefault="00464859" w:rsidP="009E1753">
      <w:pPr>
        <w:pStyle w:val="Listenabsatz"/>
        <w:numPr>
          <w:ilvl w:val="0"/>
          <w:numId w:val="7"/>
        </w:numPr>
        <w:spacing w:before="40" w:after="80" w:line="288" w:lineRule="auto"/>
        <w:ind w:left="714" w:hanging="357"/>
        <w:rPr>
          <w:lang w:val="en-US"/>
        </w:rPr>
      </w:pPr>
      <w:r w:rsidRPr="00E13984">
        <w:rPr>
          <w:lang w:val="en-US"/>
        </w:rPr>
        <w:t>Virtual Reality (VR), which immerses users in a fully digital environment.</w:t>
      </w:r>
    </w:p>
    <w:p w14:paraId="7BA5B674" w14:textId="77777777" w:rsidR="00464859" w:rsidRDefault="00464859" w:rsidP="009E1753">
      <w:pPr>
        <w:pStyle w:val="Listenabsatz"/>
        <w:numPr>
          <w:ilvl w:val="0"/>
          <w:numId w:val="7"/>
        </w:numPr>
        <w:spacing w:before="40" w:after="80" w:line="288" w:lineRule="auto"/>
        <w:ind w:left="714" w:hanging="357"/>
        <w:rPr>
          <w:lang w:val="en-US"/>
        </w:rPr>
      </w:pPr>
      <w:r w:rsidRPr="00E13984">
        <w:rPr>
          <w:lang w:val="en-US"/>
        </w:rPr>
        <w:t xml:space="preserve">The MRC highlights the different levels of immersion, interactivity, and presence that can be achieved with different types of digital environments and </w:t>
      </w:r>
      <w:commentRangeStart w:id="22"/>
      <w:r w:rsidRPr="00E13984">
        <w:rPr>
          <w:lang w:val="en-US"/>
        </w:rPr>
        <w:t>devices</w:t>
      </w:r>
      <w:commentRangeEnd w:id="22"/>
      <w:r>
        <w:rPr>
          <w:rStyle w:val="Kommentarzeichen"/>
        </w:rPr>
        <w:commentReference w:id="22"/>
      </w:r>
      <w:r w:rsidRPr="00E13984">
        <w:rPr>
          <w:lang w:val="en-US"/>
        </w:rPr>
        <w:t>.</w:t>
      </w:r>
    </w:p>
    <w:p w14:paraId="1F557C4D" w14:textId="6037A8B6" w:rsidR="00C34B7B" w:rsidRDefault="00CD5F36" w:rsidP="00464859">
      <w:pPr>
        <w:rPr>
          <w:lang w:val="en-US"/>
        </w:rPr>
      </w:pPr>
      <w:r>
        <w:rPr>
          <w:lang w:val="en-US"/>
        </w:rPr>
        <w:t xml:space="preserve">This table( </w:t>
      </w:r>
      <w:sdt>
        <w:sdtPr>
          <w:rPr>
            <w:lang w:val="en-US"/>
          </w:rPr>
          <w:alias w:val="To edit, see citavi.com/edit"/>
          <w:tag w:val="CitaviPlaceholder#979044ea-9790-453c-8341-c51283c94503"/>
          <w:id w:val="457612331"/>
          <w:placeholder>
            <w:docPart w:val="DefaultPlaceholder_-1854013440"/>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YyOWUzLTc4NTAtNDMzYy05NWMwLTA3MWIyMzA5ZWUzYyIsIlJhbmdlTGVuZ3RoIjoyNiwiUmVmZXJlbmNlSWQiOiJlYWZhNjA4Mi0yZTZmLTQyNWEtOWMxYi02ZGEyMmMyYjV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U2MS8xMTAwMDAwMDQ5IiwiVXJpU3RyaW5nIjoiaHR0cHM6Ly9kb2kub3JnLzEwLjE1NjEvMTEwMDAwMDA0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}</w:instrText>
          </w:r>
          <w:r>
            <w:rPr>
              <w:lang w:val="en-US"/>
            </w:rPr>
            <w:fldChar w:fldCharType="separate"/>
          </w:r>
          <w:r w:rsidR="00E15BC2">
            <w:rPr>
              <w:lang w:val="en-US"/>
            </w:rPr>
            <w:t>(Billinghurst et al. 2015)</w:t>
          </w:r>
          <w:r>
            <w:rPr>
              <w:lang w:val="en-US"/>
            </w:rPr>
            <w:fldChar w:fldCharType="end"/>
          </w:r>
        </w:sdtContent>
      </w:sdt>
      <w:r w:rsidR="00464859">
        <w:rPr>
          <w:lang w:val="en-US"/>
        </w:rPr>
        <w:t>,</w:t>
      </w:r>
      <w:r>
        <w:rPr>
          <w:lang w:val="en-US"/>
        </w:rPr>
        <w:t xml:space="preserve"> </w:t>
      </w:r>
      <w:sdt>
        <w:sdtPr>
          <w:rPr>
            <w:lang w:val="en-US"/>
          </w:rPr>
          <w:alias w:val="To edit, see citavi.com/edit"/>
          <w:tag w:val="CitaviPlaceholder#94ce4b79-1e1f-4d50-93fc-22549e62445f"/>
          <w:id w:val="498937395"/>
          <w:placeholder>
            <w:docPart w:val="DefaultPlaceholder_-1854013440"/>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Y2EzZmUxLWE3YzgtNDg5My04ZDNlLTk5YTJmZWU4YjdjNCIsIlJhbmdlTGVuZ3RoIjoxOSwiUmVmZXJlbmNlSWQiOiJkNmE4OGM5OC01Y2ZjLTRjZTgtYjRiMy0wODVjYWUxMGYy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4MC8wOTUyMzk4Ny4yMDE0Ljg4OTQwMCIsIlVyaVN0cmluZyI6Imh0dHBzOi8vZG9pLm9yZy8xMC4xMDgwLzA5NTIzOTg3LjIwMTQuODg5NDA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}</w:instrText>
          </w:r>
          <w:r>
            <w:rPr>
              <w:lang w:val="en-US"/>
            </w:rPr>
            <w:fldChar w:fldCharType="separate"/>
          </w:r>
          <w:r w:rsidR="00E15BC2">
            <w:rPr>
              <w:lang w:val="en-US"/>
            </w:rPr>
            <w:t>(Bower et al. 2014)</w:t>
          </w:r>
          <w:r>
            <w:rPr>
              <w:lang w:val="en-US"/>
            </w:rPr>
            <w:fldChar w:fldCharType="end"/>
          </w:r>
        </w:sdtContent>
      </w:sdt>
      <w:r w:rsidR="00464859">
        <w:rPr>
          <w:lang w:val="en-US"/>
        </w:rPr>
        <w:t>,</w:t>
      </w:r>
      <w:r w:rsidR="00264C28">
        <w:rPr>
          <w:lang w:val="en-US"/>
        </w:rPr>
        <w:t xml:space="preserve"> </w:t>
      </w:r>
      <w:sdt>
        <w:sdtPr>
          <w:rPr>
            <w:lang w:val="en-US"/>
          </w:rPr>
          <w:alias w:val="To edit, see citavi.com/edit"/>
          <w:tag w:val="CitaviPlaceholder#b2705bf0-318a-4b70-8799-0b52dfa92b9c"/>
          <w:id w:val="-1801374165"/>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TBmODk0LTYwYjItNGY0Yi05YjBhLTllMTljMTNjOGJlNiIsIlJhbmdlTGVuZ3RoIjoyMSwiUmVmZXJlbmNlSWQiOiI4N2U5ZmFkMy1kNjc5LTRiMTMtYjc1Yy1hMGVhNGU0NDAyZ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MuemhpaHVpXFxBcHBEYXRhXFxMb2NhbFxcVGVtcFxcYnpzMzVyeXAuanBnIiwiVXJpU3RyaW5nIjoiODdlOWZhZDMtZDY3OS00YjEzLWI3NWMtYTBlYTRlNDQwMmY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Sm9zZXBoIiwiRWRpdG9ycyI6W10sIkVkaXRpb24iOiJTZWNvbmQgZWRpdGlvbiIsIkV2YWx1YXRpb25Db21wbGV4aXR5IjowLCJFdmFsdWF0aW9uU291cmNlVGV4dEZvcm1hdCI6MCwiR3JvdXBzIjpbXSwiSGFzTGFiZWwxIjpmYWxzZSwiSGFzTGFiZWwyIjpmYWxzZSwiSXNibiI6IjAxMzQwMzQzMjU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dvcmxkY2F0Lm9yZy9vY2xjLzk4NTQzMzk2NyIsIlVyaVN0cmluZyI6Imh0dHA6Ly93d3cud29ybGRjYXQub3JnL29jbGMvOTg1NDMzOTY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poaWh1aSBDaGUiLCJDcmVhdGVkT24iOiIyMDIzLTA0LTI2VDEyOjE0OjU2IiwiTW9kaWZpZWRCeSI6Il9aaGlodWkgQ2hlIiwiSWQiOiJmOGUyZjU0MS01MmJkLTQ1MzUtYTBhZi0zMjA0Y2Y1MWNjYTQiLCJNb2RpZmllZE9uIjoiMjAyMy0wNC0yNlQxMjoxNDo1N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kpvc2VwaCIsIlVyaVN0cmluZyI6Imh0dHBzOi8vZG9pLm9yZy9Kb3NlcG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}</w:instrText>
          </w:r>
          <w:r w:rsidR="00264C28">
            <w:rPr>
              <w:lang w:val="en-US"/>
            </w:rPr>
            <w:fldChar w:fldCharType="separate"/>
          </w:r>
          <w:r w:rsidR="00E15BC2">
            <w:rPr>
              <w:lang w:val="en-US"/>
            </w:rPr>
            <w:t>(LaViola et al. 2017)</w:t>
          </w:r>
          <w:r w:rsidR="00264C28">
            <w:rPr>
              <w:lang w:val="en-US"/>
            </w:rPr>
            <w:fldChar w:fldCharType="end"/>
          </w:r>
        </w:sdtContent>
      </w:sdt>
      <w:r w:rsidR="00464859" w:rsidRPr="00C05761">
        <w:rPr>
          <w:lang w:val="en-US"/>
        </w:rPr>
        <w:t>) provides</w:t>
      </w:r>
      <w:r w:rsidR="00464859" w:rsidRPr="00C05761">
        <w:rPr>
          <w:color w:val="7030A0"/>
          <w:lang w:val="en-US"/>
        </w:rPr>
        <w:t xml:space="preserve"> </w:t>
      </w:r>
      <w:r w:rsidR="00464859" w:rsidRPr="00C05761">
        <w:rPr>
          <w:lang w:val="en-US"/>
        </w:rPr>
        <w:t>a concise comparison of the pros and cons of Real Environment, Augmented Reality (AR), Augmented Virtuality (AV), and Virtual Environment (VE). It highlights the unique advantages and challenges associated with each type of environment, offering a clear understanding of their distinct characteristics and applications.</w:t>
      </w:r>
    </w:p>
    <w:p w14:paraId="2D8E48B3" w14:textId="77777777" w:rsidR="00C34B7B" w:rsidRDefault="00C34B7B" w:rsidP="00464859">
      <w:pPr>
        <w:rPr>
          <w:lang w:val="en-US"/>
        </w:rPr>
      </w:pPr>
    </w:p>
    <w:p w14:paraId="4687D3BE" w14:textId="77777777" w:rsidR="00C34B7B" w:rsidRDefault="00C34B7B" w:rsidP="00464859">
      <w:pPr>
        <w:rPr>
          <w:lang w:val="en-US"/>
        </w:rPr>
      </w:pPr>
    </w:p>
    <w:p w14:paraId="63D2FC42" w14:textId="77777777" w:rsidR="00FC1340" w:rsidRPr="00C05761" w:rsidRDefault="00FC1340" w:rsidP="00464859">
      <w:pPr>
        <w:rPr>
          <w:lang w:val="en-US"/>
        </w:rPr>
      </w:pPr>
    </w:p>
    <w:p w14:paraId="302460D2" w14:textId="66E7CE29" w:rsidR="00FC1340" w:rsidRPr="00543147" w:rsidRDefault="00FC1340" w:rsidP="00FC1340">
      <w:pPr>
        <w:pStyle w:val="Beschriftung"/>
        <w:keepNext/>
        <w:spacing w:before="240" w:line="360" w:lineRule="auto"/>
        <w:jc w:val="center"/>
        <w:rPr>
          <w:sz w:val="20"/>
          <w:lang w:val="en-US"/>
        </w:rPr>
      </w:pPr>
      <w:bookmarkStart w:id="23" w:name="_Toc133485787"/>
      <w:r w:rsidRPr="00543147">
        <w:rPr>
          <w:sz w:val="20"/>
          <w:lang w:val="en-US"/>
        </w:rPr>
        <w:lastRenderedPageBreak/>
        <w:t xml:space="preserve">Table </w:t>
      </w:r>
      <w:r w:rsidRPr="00543147">
        <w:rPr>
          <w:sz w:val="20"/>
        </w:rPr>
        <w:fldChar w:fldCharType="begin"/>
      </w:r>
      <w:r w:rsidRPr="00543147">
        <w:rPr>
          <w:sz w:val="20"/>
          <w:lang w:val="en-US"/>
        </w:rPr>
        <w:instrText xml:space="preserve"> SEQ Table \* ARABIC </w:instrText>
      </w:r>
      <w:r w:rsidRPr="00543147">
        <w:rPr>
          <w:sz w:val="20"/>
        </w:rPr>
        <w:fldChar w:fldCharType="separate"/>
      </w:r>
      <w:r w:rsidR="008F41A2">
        <w:rPr>
          <w:noProof/>
          <w:sz w:val="20"/>
          <w:lang w:val="en-US"/>
        </w:rPr>
        <w:t>1</w:t>
      </w:r>
      <w:r w:rsidRPr="00543147">
        <w:rPr>
          <w:sz w:val="20"/>
        </w:rPr>
        <w:fldChar w:fldCharType="end"/>
      </w:r>
      <w:r w:rsidRPr="00543147">
        <w:rPr>
          <w:sz w:val="20"/>
          <w:lang w:val="en-US"/>
        </w:rPr>
        <w:t xml:space="preserve"> </w:t>
      </w:r>
      <w:r w:rsidRPr="00543147">
        <w:rPr>
          <w:rFonts w:eastAsia="Times New Roman"/>
          <w:sz w:val="20"/>
          <w:lang w:val="en-US"/>
        </w:rPr>
        <w:t xml:space="preserve">The table of </w:t>
      </w:r>
      <w:r w:rsidRPr="00543147">
        <w:rPr>
          <w:sz w:val="20"/>
          <w:lang w:val="en-US"/>
        </w:rPr>
        <w:t>comparison of the pros and cons of Real Environment, AR, AV and VE</w:t>
      </w:r>
      <w:bookmarkEnd w:id="23"/>
    </w:p>
    <w:tbl>
      <w:tblPr>
        <w:tblStyle w:val="Tabellenraster"/>
        <w:tblpPr w:leftFromText="141" w:rightFromText="141" w:vertAnchor="text" w:horzAnchor="margin" w:tblpY="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3636"/>
        <w:gridCol w:w="3354"/>
      </w:tblGrid>
      <w:tr w:rsidR="00464859" w:rsidRPr="00FC1340" w14:paraId="3529EF9C" w14:textId="77777777" w:rsidTr="00C34B7B">
        <w:tc>
          <w:tcPr>
            <w:tcW w:w="0" w:type="auto"/>
            <w:tcBorders>
              <w:top w:val="single" w:sz="18" w:space="0" w:color="auto"/>
              <w:bottom w:val="double" w:sz="4" w:space="0" w:color="auto"/>
            </w:tcBorders>
          </w:tcPr>
          <w:p w14:paraId="7EA320E4" w14:textId="77777777" w:rsidR="00464859" w:rsidRPr="00FC1340" w:rsidRDefault="00464859" w:rsidP="00FC1340">
            <w:pPr>
              <w:rPr>
                <w:sz w:val="20"/>
                <w:szCs w:val="20"/>
                <w:lang w:val="en-US"/>
              </w:rPr>
            </w:pPr>
            <w:r w:rsidRPr="00FC1340">
              <w:rPr>
                <w:sz w:val="20"/>
                <w:szCs w:val="20"/>
                <w:lang w:val="en-US"/>
              </w:rPr>
              <w:t>Environment</w:t>
            </w:r>
          </w:p>
        </w:tc>
        <w:tc>
          <w:tcPr>
            <w:tcW w:w="0" w:type="auto"/>
            <w:tcBorders>
              <w:top w:val="single" w:sz="18" w:space="0" w:color="auto"/>
              <w:bottom w:val="double" w:sz="4" w:space="0" w:color="auto"/>
            </w:tcBorders>
          </w:tcPr>
          <w:p w14:paraId="5331CB67" w14:textId="77777777" w:rsidR="00464859" w:rsidRPr="00FC1340" w:rsidRDefault="00464859" w:rsidP="00FC1340">
            <w:pPr>
              <w:rPr>
                <w:sz w:val="20"/>
                <w:szCs w:val="20"/>
                <w:lang w:val="en-US"/>
              </w:rPr>
            </w:pPr>
            <w:r w:rsidRPr="00FC1340">
              <w:rPr>
                <w:sz w:val="20"/>
                <w:szCs w:val="20"/>
                <w:lang w:val="en-US"/>
              </w:rPr>
              <w:t>Pros</w:t>
            </w:r>
          </w:p>
        </w:tc>
        <w:tc>
          <w:tcPr>
            <w:tcW w:w="0" w:type="auto"/>
            <w:tcBorders>
              <w:top w:val="single" w:sz="18" w:space="0" w:color="auto"/>
              <w:bottom w:val="double" w:sz="4" w:space="0" w:color="auto"/>
            </w:tcBorders>
          </w:tcPr>
          <w:p w14:paraId="385522EF" w14:textId="77777777" w:rsidR="00464859" w:rsidRPr="00FC1340" w:rsidRDefault="00464859" w:rsidP="00FC1340">
            <w:pPr>
              <w:rPr>
                <w:sz w:val="20"/>
                <w:szCs w:val="20"/>
                <w:lang w:val="en-US"/>
              </w:rPr>
            </w:pPr>
            <w:r w:rsidRPr="00FC1340">
              <w:rPr>
                <w:rFonts w:hint="eastAsia"/>
                <w:sz w:val="20"/>
                <w:szCs w:val="20"/>
                <w:lang w:val="en-US"/>
              </w:rPr>
              <w:t>Cons</w:t>
            </w:r>
          </w:p>
        </w:tc>
      </w:tr>
      <w:tr w:rsidR="00464859" w:rsidRPr="00A324B4" w14:paraId="4B42B172" w14:textId="77777777" w:rsidTr="00C34B7B">
        <w:tc>
          <w:tcPr>
            <w:tcW w:w="0" w:type="auto"/>
            <w:tcBorders>
              <w:top w:val="double" w:sz="4" w:space="0" w:color="auto"/>
            </w:tcBorders>
          </w:tcPr>
          <w:p w14:paraId="24DA03C6" w14:textId="77777777" w:rsidR="00464859" w:rsidRPr="00FC1340" w:rsidRDefault="00464859" w:rsidP="00543147">
            <w:pPr>
              <w:spacing w:line="240" w:lineRule="auto"/>
              <w:jc w:val="center"/>
              <w:rPr>
                <w:sz w:val="20"/>
                <w:szCs w:val="20"/>
                <w:lang w:val="en-US"/>
              </w:rPr>
            </w:pPr>
            <w:r w:rsidRPr="00FC1340">
              <w:rPr>
                <w:sz w:val="20"/>
                <w:szCs w:val="20"/>
                <w:lang w:val="en-US"/>
              </w:rPr>
              <w:t>Real Environment</w:t>
            </w:r>
          </w:p>
        </w:tc>
        <w:tc>
          <w:tcPr>
            <w:tcW w:w="0" w:type="auto"/>
            <w:tcBorders>
              <w:top w:val="double" w:sz="4" w:space="0" w:color="auto"/>
            </w:tcBorders>
          </w:tcPr>
          <w:p w14:paraId="5ACF7D13" w14:textId="77777777" w:rsidR="00464859" w:rsidRPr="00FC1340" w:rsidRDefault="00464859" w:rsidP="009E1753">
            <w:pPr>
              <w:pStyle w:val="Listenabsatz"/>
              <w:numPr>
                <w:ilvl w:val="0"/>
                <w:numId w:val="9"/>
              </w:numPr>
              <w:spacing w:line="240" w:lineRule="auto"/>
              <w:rPr>
                <w:sz w:val="20"/>
                <w:szCs w:val="20"/>
                <w:lang w:val="en-US"/>
              </w:rPr>
            </w:pPr>
            <w:r w:rsidRPr="00FC1340">
              <w:rPr>
                <w:sz w:val="20"/>
                <w:szCs w:val="20"/>
                <w:lang w:val="en-US"/>
              </w:rPr>
              <w:t xml:space="preserve">Direct physical interaction </w:t>
            </w:r>
          </w:p>
          <w:p w14:paraId="64FE19F1" w14:textId="77777777" w:rsidR="00464859" w:rsidRPr="00FC1340" w:rsidRDefault="00464859" w:rsidP="009E1753">
            <w:pPr>
              <w:pStyle w:val="Listenabsatz"/>
              <w:numPr>
                <w:ilvl w:val="0"/>
                <w:numId w:val="9"/>
              </w:numPr>
              <w:rPr>
                <w:sz w:val="20"/>
                <w:szCs w:val="20"/>
                <w:lang w:val="en-US"/>
              </w:rPr>
            </w:pPr>
            <w:r w:rsidRPr="00FC1340">
              <w:rPr>
                <w:sz w:val="20"/>
                <w:szCs w:val="20"/>
                <w:lang w:val="en-US"/>
              </w:rPr>
              <w:t>No technological barriers</w:t>
            </w:r>
          </w:p>
        </w:tc>
        <w:tc>
          <w:tcPr>
            <w:tcW w:w="0" w:type="auto"/>
            <w:tcBorders>
              <w:top w:val="double" w:sz="4" w:space="0" w:color="auto"/>
            </w:tcBorders>
          </w:tcPr>
          <w:p w14:paraId="03361CCE" w14:textId="77777777" w:rsidR="00464859" w:rsidRPr="00FC1340" w:rsidRDefault="00464859" w:rsidP="009E1753">
            <w:pPr>
              <w:pStyle w:val="Listenabsatz"/>
              <w:numPr>
                <w:ilvl w:val="0"/>
                <w:numId w:val="9"/>
              </w:numPr>
              <w:spacing w:line="240" w:lineRule="auto"/>
              <w:rPr>
                <w:sz w:val="20"/>
                <w:szCs w:val="20"/>
                <w:lang w:val="en-US"/>
              </w:rPr>
            </w:pPr>
            <w:r w:rsidRPr="00FC1340">
              <w:rPr>
                <w:sz w:val="20"/>
                <w:szCs w:val="20"/>
                <w:lang w:val="en-US"/>
              </w:rPr>
              <w:t>Limited by physical constraints</w:t>
            </w:r>
          </w:p>
          <w:p w14:paraId="4DFBADAD" w14:textId="77777777" w:rsidR="00464859" w:rsidRPr="00FC1340" w:rsidRDefault="00464859" w:rsidP="009E1753">
            <w:pPr>
              <w:pStyle w:val="Listenabsatz"/>
              <w:numPr>
                <w:ilvl w:val="0"/>
                <w:numId w:val="9"/>
              </w:numPr>
              <w:spacing w:line="240" w:lineRule="auto"/>
              <w:rPr>
                <w:sz w:val="20"/>
                <w:szCs w:val="20"/>
                <w:lang w:val="en-US"/>
              </w:rPr>
            </w:pPr>
            <w:r w:rsidRPr="00FC1340">
              <w:rPr>
                <w:sz w:val="20"/>
                <w:szCs w:val="20"/>
                <w:lang w:val="en-US"/>
              </w:rPr>
              <w:t>Lacks real-time data manipulation</w:t>
            </w:r>
          </w:p>
        </w:tc>
      </w:tr>
      <w:tr w:rsidR="00464859" w:rsidRPr="00FC1340" w14:paraId="5FAACF97" w14:textId="77777777" w:rsidTr="00C34B7B">
        <w:tc>
          <w:tcPr>
            <w:tcW w:w="0" w:type="auto"/>
          </w:tcPr>
          <w:p w14:paraId="589E4CF6" w14:textId="77777777" w:rsidR="00464859" w:rsidRPr="00FC1340" w:rsidRDefault="00464859" w:rsidP="00FC1340">
            <w:pPr>
              <w:jc w:val="center"/>
              <w:rPr>
                <w:sz w:val="20"/>
                <w:szCs w:val="20"/>
                <w:lang w:val="en-US"/>
              </w:rPr>
            </w:pPr>
            <w:r w:rsidRPr="00FC1340">
              <w:rPr>
                <w:sz w:val="20"/>
                <w:szCs w:val="20"/>
                <w:lang w:val="en-US"/>
              </w:rPr>
              <w:t>Augmented Reality (AR)</w:t>
            </w:r>
          </w:p>
        </w:tc>
        <w:tc>
          <w:tcPr>
            <w:tcW w:w="0" w:type="auto"/>
          </w:tcPr>
          <w:p w14:paraId="4BFB5E72" w14:textId="77777777" w:rsidR="00464859" w:rsidRPr="00FC1340" w:rsidRDefault="00464859" w:rsidP="009E1753">
            <w:pPr>
              <w:pStyle w:val="Listenabsatz"/>
              <w:numPr>
                <w:ilvl w:val="0"/>
                <w:numId w:val="10"/>
              </w:numPr>
              <w:rPr>
                <w:sz w:val="20"/>
                <w:szCs w:val="20"/>
                <w:lang w:val="en-US"/>
              </w:rPr>
            </w:pPr>
            <w:r w:rsidRPr="00FC1340">
              <w:rPr>
                <w:sz w:val="20"/>
                <w:szCs w:val="20"/>
                <w:lang w:val="en-US"/>
              </w:rPr>
              <w:t xml:space="preserve">Enhances real environment </w:t>
            </w:r>
          </w:p>
          <w:p w14:paraId="05631688" w14:textId="77777777" w:rsidR="00464859" w:rsidRPr="00FC1340" w:rsidRDefault="00464859" w:rsidP="009E1753">
            <w:pPr>
              <w:pStyle w:val="Listenabsatz"/>
              <w:numPr>
                <w:ilvl w:val="0"/>
                <w:numId w:val="10"/>
              </w:numPr>
              <w:rPr>
                <w:sz w:val="20"/>
                <w:szCs w:val="20"/>
                <w:lang w:val="en-US"/>
              </w:rPr>
            </w:pPr>
            <w:r w:rsidRPr="00FC1340">
              <w:rPr>
                <w:sz w:val="20"/>
                <w:szCs w:val="20"/>
                <w:lang w:val="en-US"/>
              </w:rPr>
              <w:t xml:space="preserve">Facilitates learning and decision-making </w:t>
            </w:r>
          </w:p>
          <w:p w14:paraId="45640E16" w14:textId="77777777" w:rsidR="00464859" w:rsidRPr="00FC1340" w:rsidRDefault="00464859" w:rsidP="009E1753">
            <w:pPr>
              <w:pStyle w:val="Listenabsatz"/>
              <w:numPr>
                <w:ilvl w:val="0"/>
                <w:numId w:val="10"/>
              </w:numPr>
              <w:rPr>
                <w:sz w:val="20"/>
                <w:szCs w:val="20"/>
                <w:lang w:val="en-US"/>
              </w:rPr>
            </w:pPr>
            <w:r w:rsidRPr="00FC1340">
              <w:rPr>
                <w:sz w:val="20"/>
                <w:szCs w:val="20"/>
                <w:lang w:val="en-US"/>
              </w:rPr>
              <w:t>Promotes collaboration</w:t>
            </w:r>
          </w:p>
        </w:tc>
        <w:tc>
          <w:tcPr>
            <w:tcW w:w="0" w:type="auto"/>
          </w:tcPr>
          <w:p w14:paraId="2A7D420D" w14:textId="77777777" w:rsidR="00464859" w:rsidRPr="00FC1340" w:rsidRDefault="00464859" w:rsidP="009E1753">
            <w:pPr>
              <w:pStyle w:val="Listenabsatz"/>
              <w:numPr>
                <w:ilvl w:val="0"/>
                <w:numId w:val="9"/>
              </w:numPr>
              <w:rPr>
                <w:sz w:val="20"/>
                <w:szCs w:val="20"/>
                <w:lang w:val="en-US"/>
              </w:rPr>
            </w:pPr>
            <w:r w:rsidRPr="00FC1340">
              <w:rPr>
                <w:sz w:val="20"/>
                <w:szCs w:val="20"/>
                <w:lang w:val="en-US"/>
              </w:rPr>
              <w:t>Dependence on hardware</w:t>
            </w:r>
          </w:p>
          <w:p w14:paraId="225BC152" w14:textId="77777777" w:rsidR="00464859" w:rsidRPr="00FC1340" w:rsidRDefault="00464859" w:rsidP="009E1753">
            <w:pPr>
              <w:pStyle w:val="Listenabsatz"/>
              <w:numPr>
                <w:ilvl w:val="0"/>
                <w:numId w:val="9"/>
              </w:numPr>
              <w:rPr>
                <w:sz w:val="20"/>
                <w:szCs w:val="20"/>
                <w:lang w:val="en-US"/>
              </w:rPr>
            </w:pPr>
            <w:r w:rsidRPr="00FC1340">
              <w:rPr>
                <w:sz w:val="20"/>
                <w:szCs w:val="20"/>
                <w:lang w:val="en-US"/>
              </w:rPr>
              <w:t>Limited field of view</w:t>
            </w:r>
          </w:p>
          <w:p w14:paraId="35141D0A" w14:textId="77777777" w:rsidR="00464859" w:rsidRPr="00FC1340" w:rsidRDefault="00464859" w:rsidP="009E1753">
            <w:pPr>
              <w:pStyle w:val="Listenabsatz"/>
              <w:numPr>
                <w:ilvl w:val="0"/>
                <w:numId w:val="9"/>
              </w:numPr>
              <w:rPr>
                <w:sz w:val="20"/>
                <w:szCs w:val="20"/>
                <w:lang w:val="en-US"/>
              </w:rPr>
            </w:pPr>
            <w:r w:rsidRPr="00FC1340">
              <w:rPr>
                <w:sz w:val="20"/>
                <w:szCs w:val="20"/>
                <w:lang w:val="en-US"/>
              </w:rPr>
              <w:t>Potential user distraction</w:t>
            </w:r>
          </w:p>
        </w:tc>
      </w:tr>
      <w:tr w:rsidR="00464859" w:rsidRPr="00FC1340" w14:paraId="47F54F23" w14:textId="77777777" w:rsidTr="00C34B7B">
        <w:tc>
          <w:tcPr>
            <w:tcW w:w="0" w:type="auto"/>
          </w:tcPr>
          <w:p w14:paraId="36EAAE38" w14:textId="77777777" w:rsidR="00464859" w:rsidRPr="00FC1340" w:rsidRDefault="00464859" w:rsidP="00543147">
            <w:pPr>
              <w:jc w:val="center"/>
              <w:rPr>
                <w:sz w:val="20"/>
                <w:szCs w:val="20"/>
                <w:lang w:val="en-US"/>
              </w:rPr>
            </w:pPr>
            <w:r w:rsidRPr="00FC1340">
              <w:rPr>
                <w:sz w:val="20"/>
                <w:szCs w:val="20"/>
                <w:lang w:val="en-US"/>
              </w:rPr>
              <w:t>Augmented Virtuality (AV)</w:t>
            </w:r>
          </w:p>
        </w:tc>
        <w:tc>
          <w:tcPr>
            <w:tcW w:w="0" w:type="auto"/>
          </w:tcPr>
          <w:p w14:paraId="642A766E"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 xml:space="preserve">Integrates real-world </w:t>
            </w:r>
          </w:p>
          <w:p w14:paraId="4C0E3CDE"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Enhanced immersion and interactivity</w:t>
            </w:r>
          </w:p>
        </w:tc>
        <w:tc>
          <w:tcPr>
            <w:tcW w:w="0" w:type="auto"/>
          </w:tcPr>
          <w:p w14:paraId="5941E17F"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Requires advanced technologies</w:t>
            </w:r>
          </w:p>
          <w:p w14:paraId="4F749E9A"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 xml:space="preserve">Latency and synchronization issues </w:t>
            </w:r>
          </w:p>
        </w:tc>
      </w:tr>
      <w:tr w:rsidR="00464859" w:rsidRPr="00A324B4" w14:paraId="3F676685" w14:textId="77777777" w:rsidTr="00543147">
        <w:trPr>
          <w:trHeight w:val="275"/>
        </w:trPr>
        <w:tc>
          <w:tcPr>
            <w:tcW w:w="0" w:type="auto"/>
            <w:tcBorders>
              <w:bottom w:val="single" w:sz="18" w:space="0" w:color="auto"/>
            </w:tcBorders>
          </w:tcPr>
          <w:p w14:paraId="28E9DFB6" w14:textId="77777777" w:rsidR="00464859" w:rsidRPr="00FC1340" w:rsidRDefault="00464859" w:rsidP="00543147">
            <w:pPr>
              <w:jc w:val="center"/>
              <w:rPr>
                <w:sz w:val="20"/>
                <w:szCs w:val="20"/>
                <w:lang w:val="en-US"/>
              </w:rPr>
            </w:pPr>
            <w:r w:rsidRPr="00FC1340">
              <w:rPr>
                <w:sz w:val="20"/>
                <w:szCs w:val="20"/>
                <w:lang w:val="en-US"/>
              </w:rPr>
              <w:t>Virtual Environment (VE)</w:t>
            </w:r>
          </w:p>
        </w:tc>
        <w:tc>
          <w:tcPr>
            <w:tcW w:w="0" w:type="auto"/>
            <w:tcBorders>
              <w:bottom w:val="single" w:sz="18" w:space="0" w:color="auto"/>
            </w:tcBorders>
          </w:tcPr>
          <w:p w14:paraId="2F381578"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 xml:space="preserve">Fully immersive experiences </w:t>
            </w:r>
          </w:p>
          <w:p w14:paraId="159C79F5"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 xml:space="preserve">Simulates complex scenarios </w:t>
            </w:r>
          </w:p>
          <w:p w14:paraId="2EFF6BEB"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Remote collaboration</w:t>
            </w:r>
          </w:p>
          <w:p w14:paraId="17DBEDE4" w14:textId="77777777" w:rsidR="00464859" w:rsidRPr="00FC1340" w:rsidRDefault="00464859" w:rsidP="00FC1340">
            <w:pPr>
              <w:rPr>
                <w:sz w:val="20"/>
                <w:szCs w:val="20"/>
                <w:lang w:val="en-US"/>
              </w:rPr>
            </w:pPr>
          </w:p>
        </w:tc>
        <w:tc>
          <w:tcPr>
            <w:tcW w:w="0" w:type="auto"/>
            <w:tcBorders>
              <w:bottom w:val="single" w:sz="18" w:space="0" w:color="auto"/>
            </w:tcBorders>
          </w:tcPr>
          <w:p w14:paraId="6B41FD4C"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Motion sickness</w:t>
            </w:r>
          </w:p>
          <w:p w14:paraId="5D9F32A9" w14:textId="77777777" w:rsidR="00464859" w:rsidRPr="00FC1340" w:rsidRDefault="00464859" w:rsidP="009E1753">
            <w:pPr>
              <w:pStyle w:val="Listenabsatz"/>
              <w:numPr>
                <w:ilvl w:val="0"/>
                <w:numId w:val="11"/>
              </w:numPr>
              <w:rPr>
                <w:sz w:val="20"/>
                <w:szCs w:val="20"/>
                <w:lang w:val="en-US"/>
              </w:rPr>
            </w:pPr>
            <w:r w:rsidRPr="00FC1340">
              <w:rPr>
                <w:sz w:val="20"/>
                <w:szCs w:val="20"/>
                <w:lang w:val="en-US"/>
              </w:rPr>
              <w:t>Limited by hardware and software</w:t>
            </w:r>
          </w:p>
        </w:tc>
      </w:tr>
    </w:tbl>
    <w:p w14:paraId="7CD4D015" w14:textId="77777777" w:rsidR="00464859" w:rsidRPr="00A2086E" w:rsidRDefault="00464859" w:rsidP="00464859">
      <w:pPr>
        <w:rPr>
          <w:lang w:val="en-US"/>
        </w:rPr>
      </w:pPr>
    </w:p>
    <w:p w14:paraId="0B3FB8AF" w14:textId="77777777" w:rsidR="00464859" w:rsidRPr="00464859" w:rsidRDefault="00464859" w:rsidP="0010065E">
      <w:pPr>
        <w:pStyle w:val="berschrift3"/>
        <w:rPr>
          <w:lang w:val="en-US"/>
        </w:rPr>
      </w:pPr>
      <w:bookmarkStart w:id="24" w:name="_Toc133485536"/>
      <w:commentRangeStart w:id="25"/>
      <w:commentRangeStart w:id="26"/>
      <w:r w:rsidRPr="00464859">
        <w:rPr>
          <w:lang w:val="en-US"/>
        </w:rPr>
        <w:t>Components</w:t>
      </w:r>
      <w:commentRangeEnd w:id="25"/>
      <w:r w:rsidRPr="00464859">
        <w:rPr>
          <w:lang w:val="en-US"/>
        </w:rPr>
        <w:commentReference w:id="25"/>
      </w:r>
      <w:commentRangeEnd w:id="26"/>
      <w:r w:rsidRPr="00464859">
        <w:rPr>
          <w:lang w:val="en-US"/>
        </w:rPr>
        <w:commentReference w:id="26"/>
      </w:r>
      <w:r w:rsidRPr="00464859">
        <w:rPr>
          <w:lang w:val="en-US"/>
        </w:rPr>
        <w:t xml:space="preserve"> of Virtual Reality</w:t>
      </w:r>
      <w:bookmarkEnd w:id="24"/>
    </w:p>
    <w:p w14:paraId="269CB937" w14:textId="24E0D0CB" w:rsidR="00464859" w:rsidRPr="0003424F" w:rsidRDefault="00464859" w:rsidP="00464859">
      <w:pPr>
        <w:rPr>
          <w:lang w:val="en-US"/>
        </w:rPr>
      </w:pPr>
      <w:r w:rsidRPr="00E13984">
        <w:rPr>
          <w:lang w:val="en-US"/>
        </w:rPr>
        <w:t>VR experiences can be analyzed in terms of three dimensions of immersion,</w:t>
      </w:r>
      <w:r w:rsidR="00B769A1">
        <w:rPr>
          <w:lang w:val="en-US"/>
        </w:rPr>
        <w:t xml:space="preserve"> interactivity, and impression </w:t>
      </w:r>
      <w:sdt>
        <w:sdtPr>
          <w:rPr>
            <w:lang w:val="en-US"/>
          </w:rPr>
          <w:alias w:val="To edit, see citavi.com/edit"/>
          <w:tag w:val="CitaviPlaceholder#21202a7e-284b-4664-87c5-b10abe3e1675"/>
          <w:id w:val="599152705"/>
          <w:placeholder>
            <w:docPart w:val="DefaultPlaceholder_-1854013440"/>
          </w:placeholder>
        </w:sdtPr>
        <w:sdtContent>
          <w:r w:rsidR="00B769A1">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xNjU3YWYtMzJkYy00MTJlLWFkYmMtMGY4ZDllMjRlZWI4IiwiSWQiOiIyY2E3ZTc4OC1kZDNlLTQ4N2MtYmJmYi1iNWMyZWEwMWY2YjMiLCJSYW5nZUxlbmd0aCI6MjAsIlJlZmVyZW5jZUlkIjoiNGU3ZmZhODUtOTE1YS00OGY0LWJjN2YtMWU1NzUwNTQyYzA4IiwiUXVvdGF0aW9uVHlwZSI6NC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40MDI4L3d3dy5zY2llbnRpZmljLm5ldC9BTVIuNzY1LTc2Ny4xMTY5IiwiVXJpU3RyaW5nIjoiaHR0cHM6Ly9kb2kub3JnLzEwLjQwMjgvd3d3LnNjaWVudGlmaWMubmV0L0FNUi43NjUtNzY3LjExNj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}</w:instrText>
          </w:r>
          <w:r w:rsidR="00B769A1">
            <w:rPr>
              <w:lang w:val="en-US"/>
            </w:rPr>
            <w:fldChar w:fldCharType="separate"/>
          </w:r>
          <w:r w:rsidR="00E15BC2">
            <w:rPr>
              <w:lang w:val="en-US"/>
            </w:rPr>
            <w:t>(Bamodu und Ye 2013)</w:t>
          </w:r>
          <w:r w:rsidR="00B769A1">
            <w:rPr>
              <w:lang w:val="en-US"/>
            </w:rPr>
            <w:fldChar w:fldCharType="end"/>
          </w:r>
        </w:sdtContent>
      </w:sdt>
      <w:r w:rsidRPr="00E13984">
        <w:rPr>
          <w:lang w:val="en-US"/>
        </w:rPr>
        <w:t xml:space="preserve">. </w:t>
      </w:r>
      <w:r>
        <w:rPr>
          <w:lang w:val="en-US"/>
        </w:rPr>
        <w:t>T</w:t>
      </w:r>
      <w:r w:rsidRPr="0003424F">
        <w:rPr>
          <w:lang w:val="en-US"/>
        </w:rPr>
        <w:t>he concept of 3I is a powerful framework for understanding the potential of VR technology and its applications</w:t>
      </w:r>
      <w:r>
        <w:rPr>
          <w:lang w:val="en-US"/>
        </w:rPr>
        <w:t>.</w:t>
      </w:r>
    </w:p>
    <w:p w14:paraId="657A29D3" w14:textId="77777777" w:rsidR="00464859" w:rsidRPr="005B5AD9" w:rsidRDefault="00464859" w:rsidP="009E1753">
      <w:pPr>
        <w:pStyle w:val="Listenabsatz"/>
        <w:numPr>
          <w:ilvl w:val="0"/>
          <w:numId w:val="8"/>
        </w:numPr>
        <w:rPr>
          <w:lang w:val="en-US"/>
        </w:rPr>
      </w:pPr>
      <w:r w:rsidRPr="005B5AD9">
        <w:rPr>
          <w:lang w:val="en-US"/>
        </w:rPr>
        <w:t>Immersion:</w:t>
      </w:r>
    </w:p>
    <w:p w14:paraId="1AA3825C" w14:textId="59D93623" w:rsidR="00464859" w:rsidRPr="005B5AD9" w:rsidRDefault="00464859" w:rsidP="00464859">
      <w:pPr>
        <w:rPr>
          <w:lang w:val="en-US"/>
        </w:rPr>
      </w:pPr>
      <w:r w:rsidRPr="005B5AD9">
        <w:rPr>
          <w:lang w:val="en-US"/>
        </w:rPr>
        <w:t>The concept of immersion in VR refers to the extent to which the user feels present and engaged in the virtual e</w:t>
      </w:r>
      <w:r w:rsidR="00264C28">
        <w:rPr>
          <w:lang w:val="en-US"/>
        </w:rPr>
        <w:t xml:space="preserve">nvironment. According to Slater </w:t>
      </w:r>
      <w:sdt>
        <w:sdtPr>
          <w:rPr>
            <w:lang w:val="en-US"/>
          </w:rPr>
          <w:alias w:val="To edit, see citavi.com/edit"/>
          <w:tag w:val="CitaviPlaceholder#720ef543-5bb5-4a81-b9c9-ffcae2814163"/>
          <w:id w:val="-2033639250"/>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jdiZmE3LTIxYzctNDY2Ny1iNTZlLTc3YjYxNDU1YTA2YiIsIlJhbmdlTGVuZ3RoIjoxMywiUmVmZXJlbmNlSWQiOiJmYzAzOWE4YS05ODlhLTQ5NzgtYmY0Ni0yM2Q3ZmJiMjVmY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k4ODQxNDkiLCJVcmlTdHJpbmciOiJodHRwOi8vd3d3Lm5jYmkubmxtLm5paC5nb3YvcHVibWVkLzE5ODg0MTQ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poaWh1aSBDaGUiLCJDcmVhdGVkT24iOiIyMDIzLTA0LTI2VDEyOjA5OjMzIiwiTW9kaWZpZWRCeSI6Il9aaGlodWkgQ2hlIiwiSWQiOiJiY2M1NDUxYS1iNjhjLTRlZTEtYjNiNy1mZGU2MDZiZTYxYzEiLCJNb2RpZmllZE9uIjoiMjAyMy0wNC0yNlQxNDoyOToy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UE1DMjc4MTg4NCIsIlVyaVN0cmluZyI6Imh0dHBzOi8vd3d3Lm5jYmkubmxtLm5paC5nb3YvcG1jL2FydGljbGVzL1BNQzI3ODE4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poaWh1aSBDaGUiLCJDcmVhdGVkT24iOiIyMDIzLTA0LTI2VDEyOjA5OjMzIiwiTW9kaWZpZWRCeSI6Il9aaGlodWkgQ2hlIiwiSWQiOiJlM2E3MjgyYS1kZDYxLTQ4YzgtOWIzZS1mM2M3MDdkYTM3ZGUiLCJNb2RpZmllZE9uIjoiMjAyMy0wNC0yNlQxMjow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gvcnN0Yi4yMDA5LjAxMzgiLCJVcmlTdHJpbmciOiJodHRwczovL2RvaS5vcmcvMTAuMTA5OC9yc3RiLjIwMDkuMDEz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}</w:instrText>
          </w:r>
          <w:r w:rsidR="00264C28">
            <w:rPr>
              <w:lang w:val="en-US"/>
            </w:rPr>
            <w:fldChar w:fldCharType="separate"/>
          </w:r>
          <w:r w:rsidR="00E15BC2">
            <w:rPr>
              <w:lang w:val="en-US"/>
            </w:rPr>
            <w:t>(Slater 2009)</w:t>
          </w:r>
          <w:r w:rsidR="00264C28">
            <w:rPr>
              <w:lang w:val="en-US"/>
            </w:rPr>
            <w:fldChar w:fldCharType="end"/>
          </w:r>
        </w:sdtContent>
      </w:sdt>
      <w:r w:rsidRPr="005B5AD9">
        <w:rPr>
          <w:lang w:val="en-US"/>
        </w:rPr>
        <w:t xml:space="preserve">, immersion can be achieved through a combination of sensory inputs, including visual, auditory, and haptic feedback, as well as through the creation of a plausible and coherent virtual </w:t>
      </w:r>
      <w:r w:rsidR="00147854">
        <w:rPr>
          <w:lang w:val="en-US"/>
        </w:rPr>
        <w:t xml:space="preserve">world. Bailenson and Blascovich </w:t>
      </w:r>
      <w:sdt>
        <w:sdtPr>
          <w:rPr>
            <w:lang w:val="en-US"/>
          </w:rPr>
          <w:alias w:val="To edit, see citavi.com/edit"/>
          <w:tag w:val="CitaviPlaceholder#5c8c7bd5-f0f9-480a-bcfd-7cf3f0480b8e"/>
          <w:id w:val="-6674979"/>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jBkZDNmLWVlNDItNDM2ZS1iOThmLWMyOWU0YzQ4YTc5YiIsIlJhbmdlTGVuZ3RoIjoyMywiUmVmZXJlbmNlSWQiOiI5NTUxZDc3ZC0zNWM0LTQwNGMtYThhMy0xOWQxYmE5NjkwO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xMS9qLjE1NTktMTgxNi4yMDA4LjAwNDA5LngiLCJVcmlTdHJpbmciOiJodHRwczovL2RvaS5vcmcvMTAuMTExMS9qLjE1NTktMTgxNi4yMDA4LjAwNDA5Ln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}</w:instrText>
          </w:r>
          <w:r w:rsidR="00147854">
            <w:rPr>
              <w:lang w:val="en-US"/>
            </w:rPr>
            <w:fldChar w:fldCharType="separate"/>
          </w:r>
          <w:r w:rsidR="00E15BC2">
            <w:rPr>
              <w:lang w:val="en-US"/>
            </w:rPr>
            <w:t>(Bailenson et al. 2008)</w:t>
          </w:r>
          <w:r w:rsidR="00147854">
            <w:rPr>
              <w:lang w:val="en-US"/>
            </w:rPr>
            <w:fldChar w:fldCharType="end"/>
          </w:r>
        </w:sdtContent>
      </w:sdt>
      <w:r w:rsidRPr="005B5AD9">
        <w:rPr>
          <w:lang w:val="en-US"/>
        </w:rPr>
        <w:t xml:space="preserve"> further argue that the use of avatars, which allow users to represent themselves in the virtual world, can enhance immersion by enabling social interaction and a sense of embodiment.</w:t>
      </w:r>
    </w:p>
    <w:p w14:paraId="0DCCBCD2" w14:textId="77777777" w:rsidR="00464859" w:rsidRPr="005B5AD9" w:rsidRDefault="00464859" w:rsidP="009E1753">
      <w:pPr>
        <w:pStyle w:val="Listenabsatz"/>
        <w:numPr>
          <w:ilvl w:val="0"/>
          <w:numId w:val="8"/>
        </w:numPr>
        <w:rPr>
          <w:lang w:val="en-US"/>
        </w:rPr>
      </w:pPr>
      <w:r w:rsidRPr="005B5AD9">
        <w:rPr>
          <w:lang w:val="en-US"/>
        </w:rPr>
        <w:t>Interaction:</w:t>
      </w:r>
    </w:p>
    <w:p w14:paraId="02747D04" w14:textId="6DBBF433" w:rsidR="00464859" w:rsidRPr="005B5AD9" w:rsidRDefault="00464859" w:rsidP="00464859">
      <w:pPr>
        <w:rPr>
          <w:lang w:val="en-US"/>
        </w:rPr>
      </w:pPr>
      <w:r w:rsidRPr="005B5AD9">
        <w:rPr>
          <w:lang w:val="en-US"/>
        </w:rPr>
        <w:t xml:space="preserve">The concept of interaction in VR refers to the ways in which the user can engage with and manipulate objects and environments in the virtual world. According to </w:t>
      </w:r>
      <w:r w:rsidR="00E25CFD">
        <w:rPr>
          <w:lang w:val="en-US"/>
        </w:rPr>
        <w:t>Laviola</w:t>
      </w:r>
      <w:r w:rsidRPr="005B5AD9">
        <w:rPr>
          <w:lang w:val="en-US"/>
        </w:rPr>
        <w:t xml:space="preserve"> et al.</w:t>
      </w:r>
      <w:r w:rsidR="00264C28">
        <w:rPr>
          <w:lang w:val="en-US"/>
        </w:rPr>
        <w:t xml:space="preserve"> </w:t>
      </w:r>
      <w:sdt>
        <w:sdtPr>
          <w:rPr>
            <w:lang w:val="en-US"/>
          </w:rPr>
          <w:alias w:val="To edit, see citavi.com/edit"/>
          <w:tag w:val="CitaviPlaceholder#58e70d37-3dba-47f4-9d29-e9f32c557331"/>
          <w:id w:val="-863447963"/>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TYyZTE4LTg5OTQtNDcwMC1hMTU3LWM5NDdlM2ViNzExYyIsIlJhbmdlTGVuZ3RoIjoyMSwiUmVmZXJlbmNlSWQiOiI4N2U5ZmFkMy1kNjc5LTRiMTMtYjc1Yy1hMGVhNGU0NDAyZ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MuemhpaHVpXFxBcHBEYXRhXFxMb2NhbFxcVGVtcFxcYnpzMzVyeXAuanBnIiwiVXJpU3RyaW5nIjoiODdlOWZhZDMtZDY3OS00YjEzLWI3NWMtYTBlYTRlNDQwMmY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Sm9zZXBoIiwiRWRpdG9ycyI6W10sIkVkaXRpb24iOiJTZWNvbmQgZWRpdGlvbiIsIkV2YWx1YXRpb25Db21wbGV4aXR5IjowLCJFdmFsdWF0aW9uU291cmNlVGV4dEZvcm1hdCI6MCwiR3JvdXBzIjpbXSwiSGFzTGFiZWwxIjpmYWxzZSwiSGFzTGFiZWwyIjpmYWxzZSwiSXNibiI6IjAxMzQwMzQzMjU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dvcmxkY2F0Lm9yZy9vY2xjLzk4NTQzMzk2NyIsIlVyaVN0cmluZyI6Imh0dHA6Ly93d3cud29ybGRjYXQub3JnL29jbGMvOTg1NDMzOTY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poaWh1aSBDaGUiLCJDcmVhdGVkT24iOiIyMDIzLTA0LTI2VDEyOjE0OjU2IiwiTW9kaWZpZWRCeSI6Il9aaGlodWkgQ2hlIiwiSWQiOiJmOGUyZjU0MS01MmJkLTQ1MzUtYTBhZi0zMjA0Y2Y1MWNjYTQiLCJNb2RpZmllZE9uIjoiMjAyMy0wNC0yNlQxMjoxNDo1N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kpvc2VwaCIsIlVyaVN0cmluZyI6Imh0dHBzOi8vZG9pLm9yZy9Kb3NlcG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}</w:instrText>
          </w:r>
          <w:r w:rsidR="00264C28">
            <w:rPr>
              <w:lang w:val="en-US"/>
            </w:rPr>
            <w:fldChar w:fldCharType="separate"/>
          </w:r>
          <w:r w:rsidR="00E15BC2">
            <w:rPr>
              <w:lang w:val="en-US"/>
            </w:rPr>
            <w:t>(LaViola et al. 2017)</w:t>
          </w:r>
          <w:r w:rsidR="00264C28">
            <w:rPr>
              <w:lang w:val="en-US"/>
            </w:rPr>
            <w:fldChar w:fldCharType="end"/>
          </w:r>
        </w:sdtContent>
      </w:sdt>
      <w:r w:rsidRPr="005B5AD9">
        <w:rPr>
          <w:lang w:val="en-US"/>
        </w:rPr>
        <w:t>, interaction can be facilitated through a range of input devices, including controllers, haptic interfaces, and speech recognition. Slater and Wilbur</w:t>
      </w:r>
      <w:r>
        <w:rPr>
          <w:lang w:val="en-US"/>
        </w:rPr>
        <w:t xml:space="preserve"> </w:t>
      </w:r>
      <w:sdt>
        <w:sdtPr>
          <w:rPr>
            <w:lang w:val="en-US"/>
          </w:rPr>
          <w:alias w:val="To edit, see citavi.com/edit"/>
          <w:tag w:val="CitaviPlaceholder#e8b46c6a-61d7-4c30-bfc2-05030fbe1ed1"/>
          <w:id w:val="-645655160"/>
          <w:placeholder>
            <w:docPart w:val="DefaultPlaceholder_-1854013440"/>
          </w:placeholder>
        </w:sdtPr>
        <w:sdtContent>
          <w:r w:rsidR="00E25CFD">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zk1ZjBmLThhNmYtNDY1MC04N2FlLWQ1MGU3ZTRhYjk2MCIsIlJhbmdlTGVuZ3RoIjoyNCwiUmVmZXJlbmNlSWQiOiJjNDRmN2M0MC1lYmU1LTQyMzQtOTNlMi05NDFkNTQ1ZDcyMD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2Mi9wcmVzLjE5OTcuNi42LjYwMyIsIlVyaVN0cmluZyI6Imh0dHBzOi8vZG9pLm9yZy8xMC4xMTYyL3ByZXMuMTk5Ny42LjYuNjA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}</w:instrText>
          </w:r>
          <w:r w:rsidR="00E25CFD">
            <w:rPr>
              <w:lang w:val="en-US"/>
            </w:rPr>
            <w:fldChar w:fldCharType="separate"/>
          </w:r>
          <w:r w:rsidR="00E15BC2">
            <w:rPr>
              <w:lang w:val="en-US"/>
            </w:rPr>
            <w:t>(Slater und Wilbur 1997)</w:t>
          </w:r>
          <w:r w:rsidR="00E25CFD">
            <w:rPr>
              <w:lang w:val="en-US"/>
            </w:rPr>
            <w:fldChar w:fldCharType="end"/>
          </w:r>
        </w:sdtContent>
      </w:sdt>
      <w:r w:rsidRPr="005B5AD9">
        <w:rPr>
          <w:lang w:val="en-US"/>
        </w:rPr>
        <w:t xml:space="preserve"> suggest that interaction is essential for maintaining immersion and a sense of presence in </w:t>
      </w:r>
      <w:r w:rsidRPr="005B5AD9">
        <w:rPr>
          <w:lang w:val="en-US"/>
        </w:rPr>
        <w:lastRenderedPageBreak/>
        <w:t>the virtual environment, as it allows the user to actively explore and manipulate the virtual world.</w:t>
      </w:r>
    </w:p>
    <w:p w14:paraId="49ECA2D2" w14:textId="77777777" w:rsidR="00464859" w:rsidRPr="005B5AD9" w:rsidRDefault="00464859" w:rsidP="009E1753">
      <w:pPr>
        <w:pStyle w:val="Listenabsatz"/>
        <w:numPr>
          <w:ilvl w:val="0"/>
          <w:numId w:val="8"/>
        </w:numPr>
        <w:rPr>
          <w:lang w:val="en-US"/>
        </w:rPr>
      </w:pPr>
      <w:r w:rsidRPr="005B5AD9">
        <w:rPr>
          <w:lang w:val="en-US"/>
        </w:rPr>
        <w:t>Imagination:</w:t>
      </w:r>
    </w:p>
    <w:p w14:paraId="162F3E1E" w14:textId="0DF37E41" w:rsidR="00464859" w:rsidRDefault="00464859" w:rsidP="00464859">
      <w:pPr>
        <w:rPr>
          <w:lang w:val="en-US"/>
        </w:rPr>
      </w:pPr>
      <w:r w:rsidRPr="005B5AD9">
        <w:rPr>
          <w:lang w:val="en-US"/>
        </w:rPr>
        <w:t xml:space="preserve">The concept of imagination in VR refers to the ways in which the user can use their creativity and cognitive processes to interpret and engage with the virtual world. According to Riva et al. </w:t>
      </w:r>
      <w:sdt>
        <w:sdtPr>
          <w:rPr>
            <w:lang w:val="en-US"/>
          </w:rPr>
          <w:alias w:val="To edit, see citavi.com/edit"/>
          <w:tag w:val="CitaviPlaceholder#5566fb54-bf6a-4839-8b3a-a7f7b228e6fd"/>
          <w:id w:val="-1006894470"/>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M2QwOWRkLTg1NTUtNDgwYi1hOTA3LTYwOTA1YWFhM2I4NSIsIlJhbmdlTGVuZ3RoIjoxOCwiUmVmZXJlbmNlSWQiOiI2NjVmZTc3NS1mOGYyLTQ3MDAtODY4Ny1mNzQ2MDc1ZmUwZ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yNDc4Lzk3ODMxMTA0MDk2OTciLCJVcmlTdHJpbmciOiJodHRwczovL2RvaS5vcmcvMTAuMjQ3OC85NzgzMTEwNDA5Njk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}</w:instrText>
          </w:r>
          <w:r w:rsidR="00264C28">
            <w:rPr>
              <w:lang w:val="en-US"/>
            </w:rPr>
            <w:fldChar w:fldCharType="separate"/>
          </w:r>
          <w:r w:rsidR="00E15BC2">
            <w:rPr>
              <w:lang w:val="en-US"/>
            </w:rPr>
            <w:t>(Riva et al. 2014)</w:t>
          </w:r>
          <w:r w:rsidR="00264C28">
            <w:rPr>
              <w:lang w:val="en-US"/>
            </w:rPr>
            <w:fldChar w:fldCharType="end"/>
          </w:r>
        </w:sdtContent>
      </w:sdt>
      <w:r>
        <w:rPr>
          <w:lang w:val="en-US"/>
        </w:rPr>
        <w:t>,</w:t>
      </w:r>
      <w:r w:rsidRPr="005B5AD9">
        <w:rPr>
          <w:lang w:val="en-US"/>
        </w:rPr>
        <w:t xml:space="preserve"> imagination is closely related to the concept of presence, as it involves a sense of being mentally and emotionally present in the virtual environment. Sanchez-Vives and Slater </w:t>
      </w:r>
      <w:sdt>
        <w:sdtPr>
          <w:rPr>
            <w:lang w:val="en-US"/>
          </w:rPr>
          <w:alias w:val="To edit, see citavi.com/edit"/>
          <w:tag w:val="CitaviPlaceholder#ad9c0a3e-40e2-4304-bd57-ff45ded4aaf9"/>
          <w:id w:val="1791702810"/>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WMxMWM1LWZhNGQtNGE3Ni1hNTI5LTBiNDE0ODY3ZmIxNiIsIlJhbmdlTGVuZ3RoIjozMSwiUmVmZXJlbmNlSWQiOiJiZjcxMmUwMS1jMDY1LTQ0MGYtODY5Yi0yNjUxZWM2MzUxZ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M4L25ybjE2NTEiLCJVcmlTdHJpbmciOiJodHRwczovL2RvaS5vcmcvMTAuMTAzOC9ucm4xNjU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}</w:instrText>
          </w:r>
          <w:r w:rsidR="00264C28">
            <w:rPr>
              <w:lang w:val="en-US"/>
            </w:rPr>
            <w:fldChar w:fldCharType="separate"/>
          </w:r>
          <w:r w:rsidR="00E15BC2">
            <w:rPr>
              <w:lang w:val="en-US"/>
            </w:rPr>
            <w:t>(Sanchez-Vives und Slater 2005)</w:t>
          </w:r>
          <w:r w:rsidR="00264C28">
            <w:rPr>
              <w:lang w:val="en-US"/>
            </w:rPr>
            <w:fldChar w:fldCharType="end"/>
          </w:r>
        </w:sdtContent>
      </w:sdt>
      <w:r w:rsidRPr="005B5AD9">
        <w:rPr>
          <w:lang w:val="en-US"/>
        </w:rPr>
        <w:t xml:space="preserve"> further argue that the use of imagination in VR can lead to a sense of consciousness and self-awareness, as users become more attuned to their thoughts, feelings, and bodily sensations.</w:t>
      </w:r>
    </w:p>
    <w:p w14:paraId="2D6EB7A0" w14:textId="77777777" w:rsidR="00464859" w:rsidRPr="00464859" w:rsidRDefault="00464859" w:rsidP="0010065E">
      <w:pPr>
        <w:pStyle w:val="berschrift3"/>
        <w:rPr>
          <w:lang w:val="en-US"/>
        </w:rPr>
      </w:pPr>
      <w:bookmarkStart w:id="27" w:name="_Toc133485537"/>
      <w:r w:rsidRPr="00464859">
        <w:rPr>
          <w:lang w:val="en-US"/>
        </w:rPr>
        <w:t>VR Devices</w:t>
      </w:r>
      <w:bookmarkEnd w:id="27"/>
      <w:r w:rsidRPr="00464859">
        <w:rPr>
          <w:lang w:val="en-US"/>
        </w:rPr>
        <w:t xml:space="preserve"> </w:t>
      </w:r>
    </w:p>
    <w:p w14:paraId="0B874DD8" w14:textId="77777777" w:rsidR="00464859" w:rsidRPr="00B46555" w:rsidRDefault="00464859" w:rsidP="00464859">
      <w:pPr>
        <w:rPr>
          <w:lang w:val="en-US"/>
        </w:rPr>
      </w:pPr>
      <w:r w:rsidRPr="0003424F">
        <w:rPr>
          <w:lang w:val="en-US"/>
        </w:rPr>
        <w:t>Virtual reality devices are an essential component of the VR experience, as they</w:t>
      </w:r>
      <w:r>
        <w:rPr>
          <w:lang w:val="en-US"/>
        </w:rPr>
        <w:t xml:space="preserve"> </w:t>
      </w:r>
      <w:r w:rsidRPr="00B46555">
        <w:rPr>
          <w:lang w:val="en-US"/>
        </w:rPr>
        <w:t>enhance immersion by providing users with a sense of presence and realism within the virtual environment. This heightened sense of immersion is achieved through several key factors:</w:t>
      </w:r>
    </w:p>
    <w:p w14:paraId="60C20D57" w14:textId="7A25AD02" w:rsidR="00464859" w:rsidRPr="00B46555" w:rsidRDefault="00464859" w:rsidP="009E1753">
      <w:pPr>
        <w:pStyle w:val="Listenabsatz"/>
        <w:numPr>
          <w:ilvl w:val="0"/>
          <w:numId w:val="12"/>
        </w:numPr>
        <w:spacing w:before="40" w:after="80" w:line="288" w:lineRule="auto"/>
        <w:ind w:left="714" w:hanging="357"/>
        <w:rPr>
          <w:lang w:val="en-US"/>
        </w:rPr>
      </w:pPr>
      <w:r w:rsidRPr="00B46555">
        <w:rPr>
          <w:lang w:val="en-US"/>
        </w:rPr>
        <w:t xml:space="preserve">Stereoscopic displays: VR headsets utilize stereoscopic displays, which create a sense of depth by presenting slightly different images to each eye. This binocular disparity simulates the manner in which our eyes perceive depth in the real world, making the virtual environment appear more realistic </w:t>
      </w:r>
      <w:sdt>
        <w:sdtPr>
          <w:rPr>
            <w:lang w:val="en-US"/>
          </w:rPr>
          <w:alias w:val="To edit, see citavi.com/edit"/>
          <w:tag w:val="CitaviPlaceholder#c1b31a8f-e6c7-46f3-bd01-7df2d4b3dfc7"/>
          <w:id w:val="644930252"/>
          <w:placeholder>
            <w:docPart w:val="DefaultPlaceholder_-1854013440"/>
          </w:placeholder>
        </w:sdtPr>
        <w:sdtContent>
          <w:r w:rsidR="00B769A1">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Zjc5ODUzLTUwMTAtNGZhOS05ZGU4LTIyM2ZhNzRiMWJiNyIsIlJhbmdlTGVuZ3RoIjoxNywiUmVmZXJlbmNlSWQiOiJmOGQzZGQ5My04MjhiLTQ1MDUtYmEyMS02MjMxZmQ2ZmRlZ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}</w:instrText>
          </w:r>
          <w:r w:rsidR="00B769A1">
            <w:rPr>
              <w:lang w:val="en-US"/>
            </w:rPr>
            <w:fldChar w:fldCharType="separate"/>
          </w:r>
          <w:r w:rsidR="00E15BC2">
            <w:rPr>
              <w:lang w:val="en-US"/>
            </w:rPr>
            <w:t>(Tam et al. 2011)</w:t>
          </w:r>
          <w:r w:rsidR="00B769A1">
            <w:rPr>
              <w:lang w:val="en-US"/>
            </w:rPr>
            <w:fldChar w:fldCharType="end"/>
          </w:r>
        </w:sdtContent>
      </w:sdt>
      <w:r w:rsidRPr="00B46555">
        <w:rPr>
          <w:lang w:val="en-US"/>
        </w:rPr>
        <w:t>.</w:t>
      </w:r>
    </w:p>
    <w:p w14:paraId="0F86B373" w14:textId="436FCA5B" w:rsidR="00464859" w:rsidRPr="00B46555" w:rsidRDefault="00464859" w:rsidP="009E1753">
      <w:pPr>
        <w:pStyle w:val="Listenabsatz"/>
        <w:numPr>
          <w:ilvl w:val="0"/>
          <w:numId w:val="12"/>
        </w:numPr>
        <w:spacing w:before="40" w:after="80" w:line="288" w:lineRule="auto"/>
        <w:ind w:left="714" w:hanging="357"/>
        <w:rPr>
          <w:lang w:val="en-US"/>
        </w:rPr>
      </w:pPr>
      <w:r w:rsidRPr="00B46555">
        <w:rPr>
          <w:lang w:val="en-US"/>
        </w:rPr>
        <w:t xml:space="preserve">Field of view: VR devices offer an expansive field of view (FOV), typically ranging from 100-110 degrees, encompassing the user's peripheral vision. This wide FOV contributes to the sensation of being surrounded by the virtual environment, thereby enhancing the sense of presence </w:t>
      </w:r>
      <w:sdt>
        <w:sdtPr>
          <w:rPr>
            <w:lang w:val="en-US"/>
          </w:rPr>
          <w:alias w:val="To edit, see citavi.com/edit"/>
          <w:tag w:val="CitaviPlaceholder#deac19eb-f10e-432a-9a1f-0243a454f50d"/>
          <w:id w:val="1955052644"/>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jUzOWE3LTgyNGItNDEyNy04NWI0LTQxNTUzNjVmMTczYiIsIlJhbmdlTGVuZ3RoIjoxNywiUmVmZXJlbmNlSWQiOiI0NjY1ODM3Zi0yOWUwLTRiODYtODBhMy1mZjhkYzcxYjNiN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}</w:instrText>
          </w:r>
          <w:r w:rsidR="00264C28">
            <w:rPr>
              <w:lang w:val="en-US"/>
            </w:rPr>
            <w:fldChar w:fldCharType="separate"/>
          </w:r>
          <w:r w:rsidR="00E15BC2">
            <w:rPr>
              <w:lang w:val="en-US"/>
            </w:rPr>
            <w:t>(Lin et al. 2002)</w:t>
          </w:r>
          <w:r w:rsidR="00264C28">
            <w:rPr>
              <w:lang w:val="en-US"/>
            </w:rPr>
            <w:fldChar w:fldCharType="end"/>
          </w:r>
        </w:sdtContent>
      </w:sdt>
      <w:r w:rsidRPr="00B46555">
        <w:rPr>
          <w:lang w:val="en-US"/>
        </w:rPr>
        <w:t>.</w:t>
      </w:r>
    </w:p>
    <w:p w14:paraId="3D9F0B62" w14:textId="4A515177" w:rsidR="00464859" w:rsidRPr="00B46555" w:rsidRDefault="00464859" w:rsidP="009E1753">
      <w:pPr>
        <w:pStyle w:val="Listenabsatz"/>
        <w:numPr>
          <w:ilvl w:val="0"/>
          <w:numId w:val="12"/>
        </w:numPr>
        <w:spacing w:before="40" w:after="80" w:line="288" w:lineRule="auto"/>
        <w:ind w:left="714" w:hanging="357"/>
        <w:rPr>
          <w:lang w:val="en-US"/>
        </w:rPr>
      </w:pPr>
      <w:r w:rsidRPr="00B46555">
        <w:rPr>
          <w:lang w:val="en-US"/>
        </w:rPr>
        <w:t xml:space="preserve">Head tracking: VR devices employ various sensors to accurately track the user's head movements. This head tracking allows the virtual environment to respond in real-time to the user's head movements, creating a natural and intuitive interaction </w:t>
      </w:r>
      <w:sdt>
        <w:sdtPr>
          <w:rPr>
            <w:lang w:val="en-US"/>
          </w:rPr>
          <w:alias w:val="To edit, see citavi.com/edit"/>
          <w:tag w:val="CitaviPlaceholder#a03e1002-7d89-4de3-b6f3-0b09224bf666"/>
          <w:id w:val="-282648111"/>
          <w:placeholder>
            <w:docPart w:val="DefaultPlaceholder_-1854013440"/>
          </w:placeholder>
        </w:sdtPr>
        <w:sdtContent>
          <w:r w:rsidR="00B769A1">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OTRjYzMyLTM0ZjctNDU5OS1hMGFlLWUxODJlZWFmZDJlMyIsIlJhbmdlTGVuZ3RoIjoyMywiUmVmZXJlbmNlSWQiOiIxM2NhNjNjMy1mY2FjLTQ1OGYtODFjYS03OGViYmQyNmIx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DkvZnJ2aXIuMjAyMC41ODIyMDQiLCJVcmlTdHJpbmciOiJodHRwczovL2RvaS5vcmcvMTAuMzM4OS9mcnZpci4yMDIwLjU4MjIw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}</w:instrText>
          </w:r>
          <w:r w:rsidR="00B769A1">
            <w:rPr>
              <w:lang w:val="en-US"/>
            </w:rPr>
            <w:fldChar w:fldCharType="separate"/>
          </w:r>
          <w:r w:rsidR="00E15BC2">
            <w:rPr>
              <w:lang w:val="en-US"/>
            </w:rPr>
            <w:t>(Stauffert et al. 2020)</w:t>
          </w:r>
          <w:r w:rsidR="00B769A1">
            <w:rPr>
              <w:lang w:val="en-US"/>
            </w:rPr>
            <w:fldChar w:fldCharType="end"/>
          </w:r>
        </w:sdtContent>
      </w:sdt>
      <w:r w:rsidR="00B769A1">
        <w:rPr>
          <w:lang w:val="en-US"/>
        </w:rPr>
        <w:t>.</w:t>
      </w:r>
    </w:p>
    <w:p w14:paraId="198488D1" w14:textId="59EFD898" w:rsidR="00464859" w:rsidRPr="00B46555" w:rsidRDefault="00464859" w:rsidP="009E1753">
      <w:pPr>
        <w:pStyle w:val="Listenabsatz"/>
        <w:numPr>
          <w:ilvl w:val="0"/>
          <w:numId w:val="12"/>
        </w:numPr>
        <w:spacing w:before="40" w:after="80" w:line="288" w:lineRule="auto"/>
        <w:ind w:left="714" w:hanging="357"/>
        <w:rPr>
          <w:lang w:val="en-US"/>
        </w:rPr>
      </w:pPr>
      <w:r w:rsidRPr="00B46555">
        <w:rPr>
          <w:lang w:val="en-US"/>
        </w:rPr>
        <w:t xml:space="preserve">Motion tracking: Some VR devices also incorporate motion tracking for the user's hands and body, enabling more natural interaction within the virtual environment. This interactivity improves immersion by allowing users to manipulate virtual objects similarly to how they would interact with objects in the real world </w:t>
      </w:r>
      <w:sdt>
        <w:sdtPr>
          <w:rPr>
            <w:lang w:val="en-US"/>
          </w:rPr>
          <w:alias w:val="To edit, see citavi.com/edit"/>
          <w:tag w:val="CitaviPlaceholder#31a23b6e-dac2-4ff1-b4bd-b7abb0c01df2"/>
          <w:id w:val="-1307777728"/>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OGY0NGIyLWNlOGEtNDg1My1iNWFkLWZjNzY2ZmI5YWRlOSIsIlJhbmdlTGVuZ3RoIjoyNiwiUmVmZXJlbmNlSWQiOiIyZTRkYjM1Zi02N2VhLTRkMzEtYmQ2Yy00OTY5ODM3YjRk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ODU2NzI3MSIsIlVyaVN0cmluZyI6Imh0dHA6Ly93d3cubmNiaS5ubG0ubmloLmdvdi9wdWJtZWQvMjg1NjcyNz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poaWh1aSBDaGUiLCJDcmVhdGVkT24iOiIyMDIzLTA0LTI2VDEzOjMxOjQ4IiwiTW9kaWZpZWRCeSI6Il9aaGlodWkgQ2hlIiwiSWQiOiJhMzliMjNkNS00MTcyLTRhYjMtOTIyOS0wNTQ1OGFjZWIzYTUiLCJNb2RpZmllZE9uIjoiMjAyMy0wNC0yNlQxMzozMTo0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NQzU0Mzk2NTgiLCJVcmlTdHJpbmciOiJodHRwczovL3d3dy5uY2JpLm5sbS5uaWguZ292L3BtYy9hcnRpY2xlcy9QTUM1NDM5NjU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aaGlodWkgQ2hlIiwiQ3JlYXRlZE9uIjoiMjAyMy0wNC0yNlQxMzozMTo0OCIsIk1vZGlmaWVkQnkiOiJfWmhpaHVpIENoZSIsIklkIjoiYTg5M2M4MjYtNGUyZC00NTY1LWFmMWQtYzI5MzUwNTE1NTRjIiwiTW9kaWZpZWRPbiI6IjIwMjMtMDQtMjZUMTM6MzE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c3LzIwNDE2Njk1MTc3MDgyMDUiLCJVcmlTdHJpbmciOiJodHRwczovL2RvaS5vcmcvMTAuMTE3Ny8yMDQxNjY5NTE3NzA4MjA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}</w:instrText>
          </w:r>
          <w:r w:rsidR="00264C28">
            <w:rPr>
              <w:lang w:val="en-US"/>
            </w:rPr>
            <w:fldChar w:fldCharType="separate"/>
          </w:r>
          <w:r w:rsidR="00E15BC2">
            <w:rPr>
              <w:lang w:val="en-US"/>
            </w:rPr>
            <w:t>(.N.iehorster et al. 2017)</w:t>
          </w:r>
          <w:r w:rsidR="00264C28">
            <w:rPr>
              <w:lang w:val="en-US"/>
            </w:rPr>
            <w:fldChar w:fldCharType="end"/>
          </w:r>
        </w:sdtContent>
      </w:sdt>
      <w:r w:rsidR="00264C28">
        <w:rPr>
          <w:lang w:val="en-US"/>
        </w:rPr>
        <w:t>.</w:t>
      </w:r>
    </w:p>
    <w:p w14:paraId="0C818814" w14:textId="1796F05E" w:rsidR="00464859" w:rsidRDefault="00464859" w:rsidP="009E1753">
      <w:pPr>
        <w:pStyle w:val="Listenabsatz"/>
        <w:numPr>
          <w:ilvl w:val="0"/>
          <w:numId w:val="12"/>
        </w:numPr>
        <w:spacing w:before="40" w:after="80" w:line="288" w:lineRule="auto"/>
        <w:ind w:left="714" w:hanging="357"/>
        <w:rPr>
          <w:lang w:val="en-US"/>
        </w:rPr>
      </w:pPr>
      <w:r w:rsidRPr="00B46555">
        <w:rPr>
          <w:lang w:val="en-US"/>
        </w:rPr>
        <w:t xml:space="preserve">3D audio: Spatial audio systems in VR devices contribute to a more immersive sound experience by simulating how sounds travel and interact within the environment. This audio processing offers a more accurate and engaging sound experience, adding to the overall sense of immersion </w:t>
      </w:r>
      <w:sdt>
        <w:sdtPr>
          <w:rPr>
            <w:lang w:val="en-US"/>
          </w:rPr>
          <w:alias w:val="To edit, see citavi.com/edit"/>
          <w:tag w:val="CitaviPlaceholder#ffd9f7ea-1380-4107-8d32-04745650ed05"/>
          <w:id w:val="480353496"/>
          <w:placeholder>
            <w:docPart w:val="DefaultPlaceholder_-1854013440"/>
          </w:placeholder>
        </w:sdtPr>
        <w:sdtContent>
          <w:r w:rsidR="00E25CFD">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zlhNmY5LTcxMWItNDhhZC1iZTgwLWI4YmJmMzQxNzQyMCIsIlJhbmdlTGVuZ3RoIjoyMiwiUmVmZXJlbmNlSWQiOiIyM2Y1YWRmNy0xNjU4LTQ4MzYtOTljNS03ZjEzMTdhOGVh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UE1DNzY3NjYzNCIsIlVyaVN0cmluZyI6Imh0dHBzOi8vd3d3Lm5jYmkubmxtLm5paC5nb3YvcG1jL2FydGljbGVzL1BNQzc2NzY2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poaWh1aSBDaGUiLCJDcmVhdGVkT24iOiIyMDIzLTA0LTI2VDEzOjMzOjIzIiwiTW9kaWZpZWRCeSI6Il9aaGlodWkgQ2hlIiwiSWQiOiIyNmE3NTM2Ni1jOWQ4LTRmYTktOWFiYi0yOWY2NDMxNTRhMGIiLCJNb2RpZmllZE9uIjoiMjAyMy0wNC0yNlQxMzozMzoy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MzMjI1MzIzIiwiVXJpU3RyaW5nIjoiaHR0cDovL3d3dy5uY2JpLm5sbS5uaWguZ292L3B1Ym1lZC8zMzIyNTMy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WmhpaHVpIENoZSIsIkNyZWF0ZWRPbiI6IjIwMjMtMDQtMjZUMTM6MzM6MjMiLCJNb2RpZmllZEJ5IjoiX1poaWh1aSBDaGUiLCJJZCI6IjNhMDVkODljLWNlOGItNGU4Yi1iMTc5LTY5MmYxOTM3OWY2MiIsIk1vZGlmaWVkT24iOiIyMDIzLTA0LTI2VDEzOjMzOjI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Ny85NzgtMy0wMzAtNTg3OTYtM181NSIsIlVyaVN0cmluZyI6Imh0dHBzOi8vZG9pLm9yZy8xMC4xMDA3Lzk3OC0zLTAzMC01ODc5Ni0zXzU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}</w:instrText>
          </w:r>
          <w:r w:rsidR="00E25CFD">
            <w:rPr>
              <w:lang w:val="en-US"/>
            </w:rPr>
            <w:fldChar w:fldCharType="separate"/>
          </w:r>
          <w:r w:rsidR="00E15BC2">
            <w:rPr>
              <w:lang w:val="en-US"/>
            </w:rPr>
            <w:t>(Coughlan et al. 2020)</w:t>
          </w:r>
          <w:r w:rsidR="00E25CFD">
            <w:rPr>
              <w:lang w:val="en-US"/>
            </w:rPr>
            <w:fldChar w:fldCharType="end"/>
          </w:r>
        </w:sdtContent>
      </w:sdt>
    </w:p>
    <w:p w14:paraId="604E2C0C" w14:textId="5B7C9056" w:rsidR="00464859" w:rsidRPr="00B46555" w:rsidRDefault="00464859" w:rsidP="009E1753">
      <w:pPr>
        <w:pStyle w:val="Listenabsatz"/>
        <w:numPr>
          <w:ilvl w:val="0"/>
          <w:numId w:val="12"/>
        </w:numPr>
        <w:spacing w:before="40" w:after="80" w:line="288" w:lineRule="auto"/>
        <w:ind w:left="714" w:hanging="357"/>
        <w:rPr>
          <w:lang w:val="en-US"/>
        </w:rPr>
      </w:pPr>
      <w:r w:rsidRPr="00B46555">
        <w:rPr>
          <w:lang w:val="en-US"/>
        </w:rPr>
        <w:t xml:space="preserve">High refresh rate and low latency: VR devices require high refresh rates (typically 90 Hz or higher) and low latency to ensure smooth and responsive visuals. These factors are essential for maintaining immersion and preventing motion sickness in VR experiences </w:t>
      </w:r>
      <w:sdt>
        <w:sdtPr>
          <w:rPr>
            <w:lang w:val="en-US"/>
          </w:rPr>
          <w:alias w:val="To edit, see citavi.com/edit"/>
          <w:tag w:val="CitaviPlaceholder#556c6bcc-2d3f-4fec-840d-a6513cb212ad"/>
          <w:id w:val="891625082"/>
          <w:placeholder>
            <w:docPart w:val="DefaultPlaceholder_-1854013440"/>
          </w:placeholder>
        </w:sdtPr>
        <w:sdtContent>
          <w:r w:rsidR="00E25CFD">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OTY4MDcyLTkxZWEtNDNkMS1iNmQ4LTlkNjJjOGRhZDU2YSIsIlJhbmdlTGVuZ3RoIjoyMSwiUmVmZXJlbmNlSWQiOiI0OTFlNDg1NS05NmNmLTRmNDItYTBhNC1jZGE3YmE2ZjRhY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JQ1JBLjIwMTQuNjkwNjYwOCIsIlVyaVN0cmluZyI6Imh0dHBzOi8vZG9pLm9yZy8xMC4xMTA5L0lDUkEuMjAxNC42OTA2NjA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zNDozNCIsIk1vZGlmaWVkQnkiOiJfWmhpaHVpIENoZSIsIklkIjoiM2M0MGZlMmEtZmU2Ni00YTc2LWIyMjktNWQ4OTNjN2U5MzFmIiwiTW9kaWZpZWRPbiI6IjIwMjMtMDQtMjZUMTM6MzQ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aWVlZXhwbG9yZS5pZWVlLm9yZy9kb2N1bWVudC82OTA2NjA4LyIsIlVyaVN0cmluZyI6Imh0dHA6Ly9pZWVleHBsb3JlLmllZWUub3JnL2RvY3VtZW50LzY5MDY2MDg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}</w:instrText>
          </w:r>
          <w:r w:rsidR="00E25CFD">
            <w:rPr>
              <w:lang w:val="en-US"/>
            </w:rPr>
            <w:fldChar w:fldCharType="separate"/>
          </w:r>
          <w:r w:rsidR="00E15BC2">
            <w:rPr>
              <w:lang w:val="en-US"/>
            </w:rPr>
            <w:t>(LaValle et al. 2014)</w:t>
          </w:r>
          <w:r w:rsidR="00E25CFD">
            <w:rPr>
              <w:lang w:val="en-US"/>
            </w:rPr>
            <w:fldChar w:fldCharType="end"/>
          </w:r>
        </w:sdtContent>
      </w:sdt>
      <w:r w:rsidRPr="00B46555">
        <w:rPr>
          <w:lang w:val="en-US"/>
        </w:rPr>
        <w:t>.</w:t>
      </w:r>
    </w:p>
    <w:p w14:paraId="31FCBED2" w14:textId="77777777" w:rsidR="00464859" w:rsidRDefault="00464859" w:rsidP="00464859">
      <w:pPr>
        <w:rPr>
          <w:lang w:val="en-US"/>
        </w:rPr>
      </w:pPr>
      <w:r w:rsidRPr="00B46555">
        <w:rPr>
          <w:lang w:val="en-US"/>
        </w:rPr>
        <w:t>By combining these elements, VR devices deliver an immersive experience that allows users to feel genuinely present within the virtual environment. This immersion opens up new possibilities for various applications, including gaming, education, training, and more.</w:t>
      </w:r>
    </w:p>
    <w:p w14:paraId="48315ECC" w14:textId="77777777" w:rsidR="00464859" w:rsidRDefault="00464859" w:rsidP="00464859">
      <w:pPr>
        <w:rPr>
          <w:lang w:val="en-US"/>
        </w:rPr>
      </w:pPr>
      <w:r w:rsidRPr="0003424F">
        <w:rPr>
          <w:lang w:val="en-US"/>
        </w:rPr>
        <w:lastRenderedPageBreak/>
        <w:t>Two of the most commonly used types of VR devices are head-mounted displays (HMDs) and room-scale motion tracking devices (RMDs).</w:t>
      </w:r>
    </w:p>
    <w:p w14:paraId="290E9027" w14:textId="77777777" w:rsidR="00464859" w:rsidRDefault="00464859" w:rsidP="00464859">
      <w:pPr>
        <w:rPr>
          <w:lang w:val="en-US"/>
        </w:rPr>
      </w:pPr>
      <w:r w:rsidRPr="0003424F">
        <w:rPr>
          <w:lang w:val="en-US"/>
        </w:rPr>
        <w:t>HMDs</w:t>
      </w:r>
      <w:r>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64859" w:rsidRPr="00264C28" w14:paraId="62BE0A3A" w14:textId="77777777" w:rsidTr="00464859">
        <w:tc>
          <w:tcPr>
            <w:tcW w:w="4531" w:type="dxa"/>
          </w:tcPr>
          <w:p w14:paraId="2EBCEC0E" w14:textId="77777777" w:rsidR="00464859" w:rsidRPr="00264C28" w:rsidRDefault="00464859" w:rsidP="00464859">
            <w:pPr>
              <w:keepNext/>
              <w:rPr>
                <w:lang w:val="en-US"/>
              </w:rPr>
            </w:pPr>
            <w:r>
              <w:rPr>
                <w:noProof/>
                <w:lang w:val="en-US"/>
              </w:rPr>
              <w:drawing>
                <wp:inline distT="0" distB="0" distL="0" distR="0" wp14:anchorId="41458308" wp14:editId="22C09270">
                  <wp:extent cx="2432936" cy="18169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3632" cy="1832381"/>
                          </a:xfrm>
                          <a:prstGeom prst="rect">
                            <a:avLst/>
                          </a:prstGeom>
                        </pic:spPr>
                      </pic:pic>
                    </a:graphicData>
                  </a:graphic>
                </wp:inline>
              </w:drawing>
            </w:r>
          </w:p>
          <w:p w14:paraId="20B89E4B" w14:textId="77777777" w:rsidR="00464859" w:rsidRDefault="00464859" w:rsidP="00464859">
            <w:pPr>
              <w:pStyle w:val="Beschriftung"/>
              <w:jc w:val="center"/>
              <w:rPr>
                <w:lang w:val="en-US"/>
              </w:rPr>
            </w:pPr>
            <w:r w:rsidRPr="007670A6">
              <w:rPr>
                <w:lang w:val="en-US"/>
              </w:rPr>
              <w:t xml:space="preserve">        </w:t>
            </w:r>
            <w:r>
              <w:rPr>
                <w:lang w:val="en-US"/>
              </w:rPr>
              <w:t xml:space="preserve">                                                                       </w:t>
            </w:r>
          </w:p>
        </w:tc>
        <w:tc>
          <w:tcPr>
            <w:tcW w:w="4531" w:type="dxa"/>
          </w:tcPr>
          <w:p w14:paraId="659D687A" w14:textId="77777777" w:rsidR="00464859" w:rsidRDefault="00464859" w:rsidP="00464859">
            <w:pPr>
              <w:keepNext/>
              <w:rPr>
                <w:lang w:val="en-US"/>
              </w:rPr>
            </w:pPr>
            <w:r>
              <w:rPr>
                <w:noProof/>
                <w:lang w:val="en-US"/>
              </w:rPr>
              <w:drawing>
                <wp:inline distT="0" distB="0" distL="0" distR="0" wp14:anchorId="50BEA5EF" wp14:editId="3CF09419">
                  <wp:extent cx="2425246" cy="1811182"/>
                  <wp:effectExtent l="0" t="0" r="0" b="0"/>
                  <wp:docPr id="12" name="Grafik 12" descr="Ein Bild, das Elektronik, Kamera, Projek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Elektronik, Kamera, Projektor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2442931" cy="1824389"/>
                          </a:xfrm>
                          <a:prstGeom prst="rect">
                            <a:avLst/>
                          </a:prstGeom>
                        </pic:spPr>
                      </pic:pic>
                    </a:graphicData>
                  </a:graphic>
                </wp:inline>
              </w:drawing>
            </w:r>
          </w:p>
        </w:tc>
      </w:tr>
    </w:tbl>
    <w:p w14:paraId="2F9B4137" w14:textId="76952502" w:rsidR="00464859" w:rsidRPr="00543147" w:rsidRDefault="00464859" w:rsidP="00FC1340">
      <w:pPr>
        <w:pStyle w:val="Beschriftung"/>
        <w:spacing w:before="120" w:after="240" w:line="360" w:lineRule="auto"/>
        <w:jc w:val="center"/>
        <w:rPr>
          <w:sz w:val="20"/>
          <w:lang w:val="en-US"/>
        </w:rPr>
      </w:pPr>
      <w:bookmarkStart w:id="28" w:name="_Toc133485654"/>
      <w:r w:rsidRPr="00543147">
        <w:rPr>
          <w:sz w:val="20"/>
          <w:lang w:val="en-US"/>
        </w:rPr>
        <w:t xml:space="preserve">Figure </w:t>
      </w:r>
      <w:r w:rsidRPr="00543147">
        <w:rPr>
          <w:sz w:val="20"/>
        </w:rPr>
        <w:fldChar w:fldCharType="begin"/>
      </w:r>
      <w:r w:rsidRPr="00543147">
        <w:rPr>
          <w:sz w:val="20"/>
          <w:lang w:val="en-US"/>
        </w:rPr>
        <w:instrText xml:space="preserve"> SEQ Figure \* ARABIC </w:instrText>
      </w:r>
      <w:r w:rsidRPr="00543147">
        <w:rPr>
          <w:sz w:val="20"/>
        </w:rPr>
        <w:fldChar w:fldCharType="separate"/>
      </w:r>
      <w:r w:rsidR="00937F0D">
        <w:rPr>
          <w:noProof/>
          <w:sz w:val="20"/>
          <w:lang w:val="en-US"/>
        </w:rPr>
        <w:t>2</w:t>
      </w:r>
      <w:r w:rsidRPr="00543147">
        <w:rPr>
          <w:sz w:val="20"/>
        </w:rPr>
        <w:fldChar w:fldCharType="end"/>
      </w:r>
      <w:r w:rsidRPr="00543147">
        <w:rPr>
          <w:sz w:val="20"/>
          <w:lang w:val="en-US"/>
        </w:rPr>
        <w:t xml:space="preserve"> Ocules Rift and HTC Vive</w:t>
      </w:r>
      <w:bookmarkEnd w:id="28"/>
    </w:p>
    <w:p w14:paraId="7221B544" w14:textId="77777777" w:rsidR="00464859" w:rsidRDefault="00464859" w:rsidP="00464859">
      <w:pPr>
        <w:rPr>
          <w:lang w:val="en-US"/>
        </w:rPr>
      </w:pPr>
      <w:r w:rsidRPr="0003424F">
        <w:rPr>
          <w:lang w:val="en-US"/>
        </w:rPr>
        <w:t>HMDs are devices that are worn on the user's head, covering the eyes and sometimes the ears, and display a stereoscopic image of the virtual environment. These devices typically include a tracking system that detects the user's head movements and adjusts the displayed image accordingly, providing a seamless and immersive experience. HMDs range in quality and price, from basic models like Google Cardboard to high-end devices like the Oculus Rift and HTC Vive.</w:t>
      </w:r>
    </w:p>
    <w:p w14:paraId="1233ED30" w14:textId="77777777" w:rsidR="00464859" w:rsidRDefault="00464859" w:rsidP="00464859">
      <w:pPr>
        <w:rPr>
          <w:lang w:val="en-US"/>
        </w:rPr>
      </w:pPr>
      <w:r w:rsidRPr="0003424F">
        <w:rPr>
          <w:lang w:val="en-US"/>
        </w:rPr>
        <w:t>HMDs are particularly well-suited for applications that require a high degree of immersion and individual exploration, such as gaming and entertainment. HMDs are also commonly used for virtual training simulations, where users can practice real-world scenarios in a controlled and safe environment.</w:t>
      </w:r>
    </w:p>
    <w:p w14:paraId="6D1F0B19" w14:textId="77777777" w:rsidR="00464859" w:rsidRDefault="00464859" w:rsidP="00464859">
      <w:pPr>
        <w:rPr>
          <w:lang w:val="en-US"/>
        </w:rPr>
      </w:pPr>
      <w:r w:rsidRPr="0003424F">
        <w:rPr>
          <w:lang w:val="en-US"/>
        </w:rPr>
        <w:t>RMDs</w:t>
      </w:r>
      <w:r>
        <w:rPr>
          <w:lang w:val="en-US"/>
        </w:rPr>
        <w:t>:</w:t>
      </w:r>
    </w:p>
    <w:p w14:paraId="5AF9B4EB" w14:textId="77777777" w:rsidR="00E15BC2" w:rsidRPr="0003424F" w:rsidRDefault="00E15BC2" w:rsidP="00E15BC2">
      <w:pPr>
        <w:rPr>
          <w:lang w:val="en-US"/>
        </w:rPr>
      </w:pPr>
      <w:r w:rsidRPr="0003424F">
        <w:rPr>
          <w:lang w:val="en-US"/>
        </w:rPr>
        <w:t>RMDs, also known as positional tracking devices, are devices that track the user's movements in a physical space and translate them into the virtual environment. RMDs can include handheld controllers or full-body motion tracking systems, such as the Microsoft Kinect. RMDs are particularly useful for applications that require physical movement and interaction, such as virtual sports and physical rehabilitation.</w:t>
      </w:r>
    </w:p>
    <w:p w14:paraId="389E7882" w14:textId="77777777" w:rsidR="00E15BC2" w:rsidRDefault="00E15BC2" w:rsidP="00E15BC2">
      <w:pPr>
        <w:rPr>
          <w:lang w:val="en-US"/>
        </w:rPr>
      </w:pPr>
      <w:r w:rsidRPr="0003424F">
        <w:rPr>
          <w:lang w:val="en-US"/>
        </w:rPr>
        <w:t>RMDs can also be combined with HMDs to provide a more immersive and interactive experience. For example, the Oculus Rift S includes both HMD and RMD capabilities, enabling users to move and interact with objects in the virtual environment using handheld controllers.</w:t>
      </w:r>
    </w:p>
    <w:p w14:paraId="3281E49A" w14:textId="77777777" w:rsidR="00E15BC2" w:rsidRPr="00FD52AD" w:rsidRDefault="00E15BC2" w:rsidP="00E15BC2">
      <w:pPr>
        <w:rPr>
          <w:lang w:val="en-US"/>
        </w:rPr>
      </w:pPr>
      <w:r w:rsidRPr="00FD52AD">
        <w:rPr>
          <w:lang w:val="en-US"/>
        </w:rPr>
        <w:t xml:space="preserve">Overall, HMDs are ideal for individual exploration and immersion, while RMDs are well-suited for physical interaction and collaboration. </w:t>
      </w:r>
    </w:p>
    <w:p w14:paraId="3C2BA576" w14:textId="77777777" w:rsidR="00E15BC2" w:rsidRDefault="00E15BC2" w:rsidP="00464859">
      <w:pPr>
        <w:rPr>
          <w:lang w:val="en-US"/>
        </w:rPr>
      </w:pPr>
    </w:p>
    <w:p w14:paraId="71777E93" w14:textId="77777777" w:rsidR="00464859" w:rsidRDefault="00464859" w:rsidP="00464859">
      <w:pPr>
        <w:keepNext/>
        <w:jc w:val="center"/>
      </w:pPr>
      <w:r>
        <w:rPr>
          <w:noProof/>
          <w:lang w:val="en-US" w:eastAsia="zh-CN"/>
        </w:rPr>
        <w:lastRenderedPageBreak/>
        <w:drawing>
          <wp:inline distT="0" distB="0" distL="0" distR="0" wp14:anchorId="746E477D" wp14:editId="45B98065">
            <wp:extent cx="4334494" cy="2893484"/>
            <wp:effectExtent l="0" t="0" r="0" b="2540"/>
            <wp:docPr id="5" name="Grafik 5" descr="Ein Bild, das Im Haus, Decke, Zimm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Im Haus, Decke, Zimmer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1422" cy="2911460"/>
                    </a:xfrm>
                    <a:prstGeom prst="rect">
                      <a:avLst/>
                    </a:prstGeom>
                  </pic:spPr>
                </pic:pic>
              </a:graphicData>
            </a:graphic>
          </wp:inline>
        </w:drawing>
      </w:r>
    </w:p>
    <w:p w14:paraId="103FBE06" w14:textId="39D43768" w:rsidR="00464859" w:rsidRPr="00543147" w:rsidRDefault="00464859" w:rsidP="00543147">
      <w:pPr>
        <w:pStyle w:val="Beschriftung"/>
        <w:spacing w:before="120" w:after="240" w:line="360" w:lineRule="auto"/>
        <w:jc w:val="center"/>
        <w:rPr>
          <w:sz w:val="20"/>
          <w:lang w:val="en-US"/>
        </w:rPr>
      </w:pPr>
      <w:bookmarkStart w:id="29" w:name="_Toc133485655"/>
      <w:r w:rsidRPr="00543147">
        <w:rPr>
          <w:sz w:val="20"/>
          <w:lang w:val="en-US"/>
        </w:rPr>
        <w:t xml:space="preserve">Figure </w:t>
      </w:r>
      <w:r w:rsidRPr="00543147">
        <w:rPr>
          <w:sz w:val="20"/>
        </w:rPr>
        <w:fldChar w:fldCharType="begin"/>
      </w:r>
      <w:r w:rsidRPr="00543147">
        <w:rPr>
          <w:sz w:val="20"/>
          <w:lang w:val="en-US"/>
        </w:rPr>
        <w:instrText xml:space="preserve"> SEQ Figure \* ARABIC </w:instrText>
      </w:r>
      <w:r w:rsidRPr="00543147">
        <w:rPr>
          <w:sz w:val="20"/>
        </w:rPr>
        <w:fldChar w:fldCharType="separate"/>
      </w:r>
      <w:r w:rsidR="00937F0D">
        <w:rPr>
          <w:noProof/>
          <w:sz w:val="20"/>
          <w:lang w:val="en-US"/>
        </w:rPr>
        <w:t>3</w:t>
      </w:r>
      <w:r w:rsidRPr="00543147">
        <w:rPr>
          <w:sz w:val="20"/>
        </w:rPr>
        <w:fldChar w:fldCharType="end"/>
      </w:r>
      <w:r w:rsidRPr="00543147">
        <w:rPr>
          <w:sz w:val="20"/>
          <w:lang w:val="en-US"/>
        </w:rPr>
        <w:t xml:space="preserve"> RWTH aixCAVE</w:t>
      </w:r>
      <w:bookmarkEnd w:id="29"/>
    </w:p>
    <w:p w14:paraId="78699FF4" w14:textId="77777777" w:rsidR="00464859" w:rsidRPr="0010065E" w:rsidRDefault="00464859" w:rsidP="0010065E">
      <w:pPr>
        <w:pStyle w:val="berschrift3"/>
      </w:pPr>
      <w:bookmarkStart w:id="30" w:name="_Toc133485538"/>
      <w:r w:rsidRPr="0010065E">
        <w:t>Haptic Devices</w:t>
      </w:r>
      <w:bookmarkEnd w:id="30"/>
    </w:p>
    <w:p w14:paraId="072A4131" w14:textId="0AE23B8D" w:rsidR="00464859" w:rsidRDefault="00464859" w:rsidP="00464859">
      <w:pPr>
        <w:rPr>
          <w:lang w:val="en-US"/>
        </w:rPr>
      </w:pPr>
      <w:r w:rsidRPr="005B3918">
        <w:rPr>
          <w:lang w:val="en-US"/>
        </w:rPr>
        <w:t>In addition to the key factors mentioned in the last section, haptic feedback is important to improve the VR experience, as it provides a sense of touch and physical presence in the virtual environment. Haptic devices are designed to simulate tactile and kinesthetic stimuli, such as pressure and vibration. Tactile feedback refers to the sensation of touch on the skin, such as texture and temper</w:t>
      </w:r>
      <w:r w:rsidR="00E671C9">
        <w:rPr>
          <w:lang w:val="en-US"/>
        </w:rPr>
        <w:t>ature</w:t>
      </w:r>
      <w:r w:rsidRPr="005B3918">
        <w:rPr>
          <w:lang w:val="en-US"/>
        </w:rPr>
        <w:t xml:space="preserve"> while kinesthetic feedback is related to the perception of body movement and position </w:t>
      </w:r>
      <w:r>
        <w:rPr>
          <w:lang w:val="en-US"/>
        </w:rPr>
        <w:t xml:space="preserve">in space </w:t>
      </w:r>
      <w:sdt>
        <w:sdtPr>
          <w:rPr>
            <w:lang w:val="en-US"/>
          </w:rPr>
          <w:alias w:val="To edit, see citavi.com/edit"/>
          <w:tag w:val="CitaviPlaceholder#56388f33-459a-4530-8db9-26478e5cebab"/>
          <w:id w:val="-1716496158"/>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NzlhNmMzLTExMzEtNDA2MC1iZjBhLWQ0MDVmYmUzZTJhNSIsIlJhbmdlTGVuZ3RoIjoyNCwiUmVmZXJlbmNlSWQiOiI3ZTYxNmRjZS02ZmNlLTRkN2YtYTM0ZS1kNmI2N2VmZTFi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NTcwOTkzMSIsIlVyaVN0cmluZyI6Imh0dHA6Ly93d3cubmNiaS5ubG0ubmloLmdvdi9wdWJtZWQvMTU3MDk5Mz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WmhpaHVpIENoZSIsIkNyZWF0ZWRPbiI6IjIwMjMtMDQtMjZUMTM6MjI6MDgiLCJNb2RpZmllZEJ5IjoiX1poaWh1aSBDaGUiLCJJZCI6IjljODUyYTYzLTA4Y2QtNGRkZS04ODgxLTkxNmE1NzRjNGYwZCIsIk1vZGlmaWVkT24iOiIyMDIzLTA0LTI2VDEzOjIyOjA4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i9hbm51cmV2LnBzeWNoLjU1LjA5MDkwMi4xNDIwMjMiLCJVcmlTdHJpbmciOiJodHRwczovL2RvaS5vcmcvMTAuMTE0Ni9hbm51cmV2LnBzeWNoLjU1LjA5MDkwMi4xNDIwM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}</w:instrText>
          </w:r>
          <w:r w:rsidR="00264C28">
            <w:rPr>
              <w:lang w:val="en-US"/>
            </w:rPr>
            <w:fldChar w:fldCharType="separate"/>
          </w:r>
          <w:r w:rsidR="00E15BC2">
            <w:rPr>
              <w:lang w:val="en-US"/>
            </w:rPr>
            <w:t>(Lackner und DiZio 2005)</w:t>
          </w:r>
          <w:r w:rsidR="00264C28">
            <w:rPr>
              <w:lang w:val="en-US"/>
            </w:rPr>
            <w:fldChar w:fldCharType="end"/>
          </w:r>
        </w:sdtContent>
      </w:sdt>
      <w:r w:rsidR="00264C28">
        <w:rPr>
          <w:lang w:val="en-US"/>
        </w:rPr>
        <w:t xml:space="preserve"> </w:t>
      </w:r>
      <w:sdt>
        <w:sdtPr>
          <w:rPr>
            <w:lang w:val="en-US"/>
          </w:rPr>
          <w:alias w:val="To edit, see citavi.com/edit"/>
          <w:tag w:val="CitaviPlaceholder#3a48366c-448b-4036-9e3e-3393b7859b2b"/>
          <w:id w:val="773287718"/>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MmNiMDQzLWQwYWUtNDQ4Zi1iNTcyLWYzMmQzNWRiMDgzNCIsIlJhbmdlTGVuZ3RoIjoyNywiUmVmZXJlbmNlSWQiOiJlMWE0ZmQ4Ny1iNGM5LTQyODEtYjE2Zi1hYWE5ZWFiOWI4O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zNzU4L0FQUC43MS43LjE0MzkiLCJVcmlTdHJpbmciOiJodHRwczovL2RvaS5vcmcvMTAuMzc1OC9BUFAuNzEuNy4xNDM5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}</w:instrText>
          </w:r>
          <w:r w:rsidR="00264C28">
            <w:rPr>
              <w:lang w:val="en-US"/>
            </w:rPr>
            <w:fldChar w:fldCharType="separate"/>
          </w:r>
          <w:r w:rsidR="00E15BC2">
            <w:rPr>
              <w:lang w:val="en-US"/>
            </w:rPr>
            <w:t>(Lederman und Klatzky 2009)</w:t>
          </w:r>
          <w:r w:rsidR="00264C28">
            <w:rPr>
              <w:lang w:val="en-US"/>
            </w:rPr>
            <w:fldChar w:fldCharType="end"/>
          </w:r>
        </w:sdtContent>
      </w:sdt>
      <w:r w:rsidRPr="005B3918">
        <w:rPr>
          <w:lang w:val="en-US"/>
        </w:rPr>
        <w:t>. By simulating these sensations, haptic devices allow users to interact with virtual objects and environments in a more realistic and immersive way. This can improve the user's engagement and enjoyment of VR applications and provide more effective training in certain industries. Additionally, haptic feedback can provide valuable information to users in situations where visual or auditory feedback may not be sufficient, such as in high-pressure or high-risk environments</w:t>
      </w:r>
      <w:r w:rsidR="00147854">
        <w:rPr>
          <w:lang w:val="en-US"/>
        </w:rPr>
        <w:t xml:space="preserve"> </w:t>
      </w:r>
      <w:sdt>
        <w:sdtPr>
          <w:rPr>
            <w:lang w:val="en-US"/>
          </w:rPr>
          <w:alias w:val="To edit, see citavi.com/edit"/>
          <w:tag w:val="CitaviPlaceholder#4e921258-9a4b-4bca-8f9b-40239b7ac4e1"/>
          <w:id w:val="-1339382608"/>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NGIzMmY1LWUzYTMtNGFhNC1hNGFjLTA3Y2Q4MWFjYjBkZSIsIlJhbmdlTGVuZ3RoIjoyMywiUmVmZXJlbmNlSWQiOiJiYjM5Yjk2Mi0wN2E4LTRjZTEtYTgzMy0wMWU3M2ZiM2Nm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NTE4LzAwMTg3MjAwOFgyNTA2MzgiLCJVcmlTdHJpbmciOiJodHRwczovL2RvaS5vcmcvMTAuMTUxOC8wMDE4NzIwMDhYMjUwNjM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}</w:instrText>
          </w:r>
          <w:r w:rsidR="00147854">
            <w:rPr>
              <w:lang w:val="en-US"/>
            </w:rPr>
            <w:fldChar w:fldCharType="separate"/>
          </w:r>
          <w:r w:rsidR="00E15BC2">
            <w:rPr>
              <w:lang w:val="en-US"/>
            </w:rPr>
            <w:t>(Jones und Sarter 2008)</w:t>
          </w:r>
          <w:r w:rsidR="00147854">
            <w:rPr>
              <w:lang w:val="en-US"/>
            </w:rPr>
            <w:fldChar w:fldCharType="end"/>
          </w:r>
        </w:sdtContent>
      </w:sdt>
      <w:r w:rsidRPr="005B3918">
        <w:rPr>
          <w:color w:val="7030A0"/>
          <w:lang w:val="en-US"/>
        </w:rPr>
        <w:t>.</w:t>
      </w:r>
    </w:p>
    <w:p w14:paraId="7B13977D" w14:textId="074AB968" w:rsidR="00464859" w:rsidRDefault="00464859" w:rsidP="00464859">
      <w:pPr>
        <w:rPr>
          <w:lang w:val="en-US"/>
        </w:rPr>
      </w:pPr>
      <w:r w:rsidRPr="00FD52AD">
        <w:rPr>
          <w:lang w:val="en-US"/>
        </w:rPr>
        <w:t xml:space="preserve">Haptic gloves are a common type of haptic device that use embedded sensors and actuators to simulate the sensation of touch on the user's hands. Haptic gloves are particularly well-suited for applications that involve fine motor skills, such as surgery training and mechanical assembly. According to a literature review by </w:t>
      </w:r>
      <w:r w:rsidR="00147854">
        <w:rPr>
          <w:lang w:val="en-US"/>
        </w:rPr>
        <w:t>Coles</w:t>
      </w:r>
      <w:r w:rsidRPr="00FD52AD">
        <w:rPr>
          <w:lang w:val="en-US"/>
        </w:rPr>
        <w:t xml:space="preserve"> et al.</w:t>
      </w:r>
      <w:r w:rsidR="00147854">
        <w:rPr>
          <w:lang w:val="en-US"/>
        </w:rPr>
        <w:t xml:space="preserve"> </w:t>
      </w:r>
      <w:sdt>
        <w:sdtPr>
          <w:rPr>
            <w:lang w:val="en-US"/>
          </w:rPr>
          <w:alias w:val="To edit, see citavi.com/edit"/>
          <w:tag w:val="CitaviPlaceholder#b4d41a8f-a24f-496e-a69c-c7a0050f0b11"/>
          <w:id w:val="1393466434"/>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jU0N2MwLWEwNzUtNDE0ZC1iNTAzLTc1MjM5YjliNTQ4MCIsIlJhbmdlTGVuZ3RoIjoxOSwiUmVmZXJlbmNlSWQiOiIwNGMxZWFhMi1iYmI3LTRhYjEtODMyNi04ZjNkZWVkYTk1M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kvVE9ILjIwMTAuMTkiLCJVcmlTdHJpbmciOiJodHRwczovL2RvaS5vcmcvMTAuMTEwOS9UT0guMjAxMC4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}</w:instrText>
          </w:r>
          <w:r w:rsidR="00147854">
            <w:rPr>
              <w:lang w:val="en-US"/>
            </w:rPr>
            <w:fldChar w:fldCharType="separate"/>
          </w:r>
          <w:r w:rsidR="00E15BC2">
            <w:rPr>
              <w:lang w:val="en-US"/>
            </w:rPr>
            <w:t>(Coles et al. 2011)</w:t>
          </w:r>
          <w:r w:rsidR="00147854">
            <w:rPr>
              <w:lang w:val="en-US"/>
            </w:rPr>
            <w:fldChar w:fldCharType="end"/>
          </w:r>
        </w:sdtContent>
      </w:sdt>
      <w:r w:rsidRPr="00FD52AD">
        <w:rPr>
          <w:lang w:val="en-US"/>
        </w:rPr>
        <w:t>, haptic feedback has been shown to be effective in medical training simulators, including those that use haptic gloves for surgic</w:t>
      </w:r>
      <w:r w:rsidR="00147854">
        <w:rPr>
          <w:lang w:val="en-US"/>
        </w:rPr>
        <w:t xml:space="preserve">al training. It is </w:t>
      </w:r>
      <w:r w:rsidRPr="00FD52AD">
        <w:rPr>
          <w:lang w:val="en-US"/>
        </w:rPr>
        <w:t>also found that haptic feedback enhances force skill learning, which may have implications for the use of haptic gloves in other domains</w:t>
      </w:r>
      <w:r w:rsidR="00147854">
        <w:rPr>
          <w:lang w:val="en-US"/>
        </w:rPr>
        <w:t xml:space="preserve"> </w:t>
      </w:r>
      <w:sdt>
        <w:sdtPr>
          <w:rPr>
            <w:lang w:val="en-US"/>
          </w:rPr>
          <w:alias w:val="To edit, see citavi.com/edit"/>
          <w:tag w:val="CitaviPlaceholder#2a8fd392-7479-4e62-aa84-e79a1f8bab1b"/>
          <w:id w:val="662519952"/>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NDBlNjVkLTFkZDUtNGEyNy1iYWRmLThiNDg3ZDgwZGU3ZiIsIlJhbmdlTGVuZ3RoIjoyMCwiUmVmZXJlbmNlSWQiOiI0ZjQ0ZGM4NS1kODAzLTRkY2QtYjNiMS1lMTk5ZGViYTE5O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V0hDLjIwMDcuNjUiLCJVcmlTdHJpbmciOiJodHRwczovL2RvaS5vcmcvMTAuMTEwOS9XSEMuMjAwNy42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}</w:instrText>
          </w:r>
          <w:r w:rsidR="00147854">
            <w:rPr>
              <w:lang w:val="en-US"/>
            </w:rPr>
            <w:fldChar w:fldCharType="separate"/>
          </w:r>
          <w:r w:rsidR="00E15BC2">
            <w:rPr>
              <w:lang w:val="en-US"/>
            </w:rPr>
            <w:t>(Morris et al. 2007)</w:t>
          </w:r>
          <w:r w:rsidR="00147854">
            <w:rPr>
              <w:lang w:val="en-US"/>
            </w:rPr>
            <w:fldChar w:fldCharType="end"/>
          </w:r>
        </w:sdtContent>
      </w:sdt>
      <w:r w:rsidRPr="00FD52AD">
        <w:rPr>
          <w:lang w:val="en-US"/>
        </w:rPr>
        <w:t>.</w:t>
      </w:r>
    </w:p>
    <w:p w14:paraId="39A79A6F" w14:textId="77777777" w:rsidR="00464859" w:rsidRDefault="00464859" w:rsidP="00464859">
      <w:pPr>
        <w:rPr>
          <w:lang w:val="en-US"/>
        </w:rPr>
      </w:pPr>
      <w:commentRangeStart w:id="31"/>
      <w:r w:rsidRPr="00172FD6">
        <w:rPr>
          <w:lang w:val="en-US"/>
        </w:rPr>
        <w:t xml:space="preserve">Other types of haptic devices include haptic </w:t>
      </w:r>
      <w:r>
        <w:rPr>
          <w:lang w:val="en-US"/>
        </w:rPr>
        <w:t xml:space="preserve">vest, haptic </w:t>
      </w:r>
      <w:r w:rsidRPr="00172FD6">
        <w:rPr>
          <w:lang w:val="en-US"/>
        </w:rPr>
        <w:t xml:space="preserve">chairs, haptic floors, and haptic feedback controllers, each designed to provide a different type of haptic feedback and enhance the VR experience.   </w:t>
      </w:r>
      <w:commentRangeEnd w:id="31"/>
      <w:r>
        <w:rPr>
          <w:rStyle w:val="Kommentarzeichen"/>
        </w:rPr>
        <w:commentReference w:id="31"/>
      </w:r>
    </w:p>
    <w:p w14:paraId="6DDC7042" w14:textId="77777777" w:rsidR="00464859" w:rsidRPr="00172FD6" w:rsidRDefault="00464859" w:rsidP="0010065E">
      <w:pPr>
        <w:pStyle w:val="berschrift3"/>
        <w:rPr>
          <w:lang w:val="en-US"/>
        </w:rPr>
      </w:pPr>
      <w:bookmarkStart w:id="32" w:name="_Toc133485539"/>
      <w:commentRangeStart w:id="33"/>
      <w:r>
        <w:rPr>
          <w:lang w:val="en-US"/>
        </w:rPr>
        <w:lastRenderedPageBreak/>
        <w:t>Simulation Environment</w:t>
      </w:r>
      <w:commentRangeEnd w:id="33"/>
      <w:r>
        <w:rPr>
          <w:rStyle w:val="Kommentarzeichen"/>
          <w:b w:val="0"/>
        </w:rPr>
        <w:commentReference w:id="33"/>
      </w:r>
      <w:bookmarkEnd w:id="32"/>
    </w:p>
    <w:p w14:paraId="3CCB8F4F" w14:textId="77777777" w:rsidR="00464859" w:rsidRPr="0047154E" w:rsidRDefault="00464859" w:rsidP="00464859">
      <w:pPr>
        <w:rPr>
          <w:lang w:val="en-US"/>
        </w:rPr>
      </w:pPr>
      <w:r w:rsidRPr="0047154E">
        <w:rPr>
          <w:lang w:val="en-US"/>
        </w:rPr>
        <w:t>Simulation environments are software platforms that provide developers with the necessary tools and resources to create and develop virtual reality applications and experiences. These platforms serve as a foundation for creating virtual environments, modeling objects and characters, and integrating different features and functionalities.</w:t>
      </w:r>
    </w:p>
    <w:p w14:paraId="6845A2F0" w14:textId="77777777" w:rsidR="00464859" w:rsidRPr="0047154E" w:rsidRDefault="00464859" w:rsidP="00464859">
      <w:pPr>
        <w:rPr>
          <w:lang w:val="en-US"/>
        </w:rPr>
      </w:pPr>
      <w:r w:rsidRPr="0047154E">
        <w:rPr>
          <w:lang w:val="en-US"/>
        </w:rPr>
        <w:t>Two of the most widely used simulation environments are Unity and Unreal. Unity is a cross-platform engine that supports the development of VR applications for various platforms such as Windows, macOS, Android, iOS, and Web. It is known for its intuitive user interface and extensive library of assets, which includes pre-made 3D models, animations, and sound effects. Unity also offers advanced features such as real-time rendering, physics simulation, and artificial intelligence.</w:t>
      </w:r>
    </w:p>
    <w:p w14:paraId="5288B7D7" w14:textId="77777777" w:rsidR="00464859" w:rsidRPr="0047154E" w:rsidRDefault="00464859" w:rsidP="00464859">
      <w:pPr>
        <w:rPr>
          <w:lang w:val="en-US"/>
        </w:rPr>
      </w:pPr>
      <w:r w:rsidRPr="0047154E">
        <w:rPr>
          <w:lang w:val="en-US"/>
        </w:rPr>
        <w:t>Unreal, on the other hand, is a game engine developed by Epic Games that has gained popularity for its photorealistic graphics and advanced physics simulation. It offers a range of tools and features for creating immersive VR experiences, including support for VR headsets, advanced lighting and rendering options, and an extensive material editor for creating realistic textures and surfaces. Unreal also supports a wide range of programming languages, including C++, Python, and Blueprint.</w:t>
      </w:r>
    </w:p>
    <w:p w14:paraId="62018719" w14:textId="77777777" w:rsidR="00464859" w:rsidRPr="0047154E" w:rsidRDefault="00464859" w:rsidP="00464859">
      <w:pPr>
        <w:rPr>
          <w:lang w:val="en-US"/>
        </w:rPr>
      </w:pPr>
      <w:r w:rsidRPr="0047154E">
        <w:rPr>
          <w:lang w:val="en-US"/>
        </w:rPr>
        <w:t>Both Unity and Unreal provide developers with access to a range of development resources, including online communities, documentation, and tutorials. This makes it easier for developers to learn the ropes of VR development and troubleshoot any issues that may arise during the development process.</w:t>
      </w:r>
    </w:p>
    <w:p w14:paraId="6FA8BBAC" w14:textId="77777777" w:rsidR="00464859" w:rsidRDefault="00464859" w:rsidP="00464859">
      <w:pPr>
        <w:rPr>
          <w:lang w:val="en-US"/>
        </w:rPr>
      </w:pPr>
      <w:r w:rsidRPr="0047154E">
        <w:rPr>
          <w:lang w:val="en-US"/>
        </w:rPr>
        <w:t>In conclusion, simulation environments such as Unity and Unreal are essential tools for developers looking to create VR applications and experiences. They provide a range of features and resources that simplify the development process and enable developers to create immersive and engaging virtual worlds.</w:t>
      </w:r>
    </w:p>
    <w:p w14:paraId="37349D69" w14:textId="77777777" w:rsidR="00464859" w:rsidRPr="0010065E" w:rsidRDefault="00464859" w:rsidP="0010065E">
      <w:pPr>
        <w:pStyle w:val="berschrift3"/>
      </w:pPr>
      <w:bookmarkStart w:id="34" w:name="_Toc133485540"/>
      <w:r w:rsidRPr="0010065E">
        <w:t>Applications in Engineering Industry</w:t>
      </w:r>
      <w:bookmarkEnd w:id="34"/>
    </w:p>
    <w:p w14:paraId="78879C95" w14:textId="77777777" w:rsidR="00464859" w:rsidRDefault="00464859" w:rsidP="00464859">
      <w:pPr>
        <w:rPr>
          <w:lang w:val="en-US"/>
        </w:rPr>
      </w:pPr>
      <w:r w:rsidRPr="0047154E">
        <w:rPr>
          <w:lang w:val="en-US"/>
        </w:rPr>
        <w:t xml:space="preserve">Virtual reality has emerged as a promising technology with vast applications in different industries, including training and education, design and prototyping, marketing and advertising, remote collaboration, and maintenance and repair. Its adoption is rapidly increasing, driven by the </w:t>
      </w:r>
      <w:r>
        <w:rPr>
          <w:lang w:val="en-US"/>
        </w:rPr>
        <w:t>potential to</w:t>
      </w:r>
      <w:r w:rsidRPr="0047154E">
        <w:rPr>
          <w:lang w:val="en-US"/>
        </w:rPr>
        <w:t xml:space="preserve"> improve efficiency, effectiveness</w:t>
      </w:r>
      <w:r>
        <w:rPr>
          <w:lang w:val="en-US"/>
        </w:rPr>
        <w:t xml:space="preserve"> and safety. </w:t>
      </w:r>
    </w:p>
    <w:p w14:paraId="058EFF5C" w14:textId="6B23368D" w:rsidR="00E15BC2" w:rsidRPr="00E15BC2" w:rsidRDefault="00E15BC2" w:rsidP="00464859">
      <w:pPr>
        <w:rPr>
          <w:color w:val="7030A0"/>
          <w:lang w:val="en-US"/>
        </w:rPr>
      </w:pPr>
      <w:r>
        <w:rPr>
          <w:lang w:val="en-US"/>
        </w:rPr>
        <w:t>T</w:t>
      </w:r>
      <w:r w:rsidRPr="00CD5A0E">
        <w:rPr>
          <w:lang w:val="en-US"/>
        </w:rPr>
        <w:t>he extended reality (XR) market, encompassing augmented reality (AR), virtual reality (VR), and mixed reality (MR), has witnessed a remarkable growth rate, reaching 29.26 billion U.S. dollars in 2022, with a projected increase to over 100 billion U.S. dollars by 2026, according to industry statistics</w:t>
      </w:r>
      <w:r>
        <w:rPr>
          <w:lang w:val="en-US"/>
        </w:rPr>
        <w:t xml:space="preserve"> </w:t>
      </w:r>
      <w:sdt>
        <w:sdtPr>
          <w:rPr>
            <w:lang w:val="en-US"/>
          </w:rPr>
          <w:alias w:val="To edit, see citavi.com/edit"/>
          <w:tag w:val="CitaviPlaceholder#31df5b9a-34b3-4323-9844-d61983d6a875"/>
          <w:id w:val="-115444354"/>
          <w:placeholder>
            <w:docPart w:val="A261F9420F60495E80E7CCFD6D4C75F9"/>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ZmEzZDMzLTZkYzktNGU4Yi1iOWI0LTdiOGVmYzFjZmY4ZiIsIlJhbmdlTGVuZ3RoIjozMCwiUmVmZXJlbmNlSWQiOiJkY2FiNTVlNS00YzljLTQzY2MtOGU5OC0xNWViZmFiYWQz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UnRpbGxlcnkgSW50ZWxsaWdlbmNlLiIsIlByb3RlY3RlZCI6ZmFsc2UsIlNleCI6MCwiQ3JlYXRlZEJ5IjoiX1poaWh1aSBDaGUiLCJDcmVhdGVkT24iOiIyMDIzLTA0LTI2VDE1OjE2OjUzIiwiTW9kaWZpZWRCeSI6Il9aaGlodWkgQ2hlIiwiSWQiOiIyOTBkZDZlYi05MTA3LTQ3NTYtOTMxOC0zYWZjN2QyZDljODkiLCJNb2RpZmllZE9uIjoiMjAyMy0wNC0yNlQxNToxN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}</w:instrText>
          </w:r>
          <w:r>
            <w:rPr>
              <w:lang w:val="en-US"/>
            </w:rPr>
            <w:fldChar w:fldCharType="separate"/>
          </w:r>
          <w:r>
            <w:rPr>
              <w:lang w:val="en-US"/>
            </w:rPr>
            <w:t>(ARtillery Intelligence. 2023)</w:t>
          </w:r>
          <w:r>
            <w:rPr>
              <w:lang w:val="en-US"/>
            </w:rPr>
            <w:fldChar w:fldCharType="end"/>
          </w:r>
        </w:sdtContent>
      </w:sdt>
      <w:r>
        <w:rPr>
          <w:lang w:val="en-US"/>
        </w:rPr>
        <w:t>.</w:t>
      </w:r>
      <w:r w:rsidRPr="00CD5A0E">
        <w:rPr>
          <w:lang w:val="en-US"/>
        </w:rPr>
        <w:t xml:space="preserve">This growth offers unprecedented opportunities for businesses and organizations to utilize these immersive technologies to revolutionize a variety of fields, including entertainment, healthcare, education, and more. </w:t>
      </w:r>
      <w:r w:rsidRPr="006A092B">
        <w:rPr>
          <w:lang w:val="en-US"/>
        </w:rPr>
        <w:t xml:space="preserve">One of the key applications of VR in industry is training and education. VR can provide a safe and controlled environment for individuals to learn and practice complex tasks, such as surgical </w:t>
      </w:r>
      <w:r w:rsidRPr="006A092B">
        <w:rPr>
          <w:lang w:val="en-US"/>
        </w:rPr>
        <w:lastRenderedPageBreak/>
        <w:t>pro</w:t>
      </w:r>
      <w:r>
        <w:rPr>
          <w:lang w:val="en-US"/>
        </w:rPr>
        <w:t xml:space="preserve">cedures and flight simulations </w:t>
      </w:r>
      <w:sdt>
        <w:sdtPr>
          <w:rPr>
            <w:lang w:val="en-US"/>
          </w:rPr>
          <w:alias w:val="To edit, see citavi.com/edit"/>
          <w:tag w:val="CitaviPlaceholder#606dbd1b-ca21-42fe-b385-9c750f83517e"/>
          <w:id w:val="-1573887599"/>
          <w:placeholder>
            <w:docPart w:val="A261F9420F60495E80E7CCFD6D4C75F9"/>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GFhOWU3LTNiYzgtNDAyMC1iNjRlLTZmMGM0OTk0YmE2NiIsIlJhbmdlTGVuZ3RoIjoxMywiUmVmZXJlbmNlSWQiOiJmNzA1NDQwNi02NmRmLTQ1NTEtYmQ4Yy0zMWE3ZDAzOTY2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ppbW95aWFubmlzIiwiUHJvdGVjdGVkIjpmYWxzZSwiU2V4IjowLCJDcmVhdGVkQnkiOiJfWmhpaHVpIENoZSIsIkNyZWF0ZWRPbiI6IjIwMjMtMDQtMjZUMTI6NDA6MDUiLCJNb2RpZmllZEJ5IjoiX1poaWh1aSBDaGUiLCJJZCI6IjNkZmZjY2VmLTYyZDQtNDYxYi05ZmFkLTFhZTVmZGU0MTFmYyIsIk1vZGlmaWVkT24iOiIyMDIzLTA0LTI2VDEyOjQwOjA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jLnpoaWh1aVxcQXBwRGF0YVxcTG9jYWxcXFRlbXBcXHlqa2FhNW8yLmpwZyIsIlVyaVN0cmluZyI6ImY3MDU0NDA2LTY2ZGYtNDU1MS1iZDhjLTMxYTdkMDM5NjYxY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}</w:instrText>
          </w:r>
          <w:r>
            <w:rPr>
              <w:lang w:val="en-US"/>
            </w:rPr>
            <w:fldChar w:fldCharType="separate"/>
          </w:r>
          <w:r>
            <w:rPr>
              <w:lang w:val="en-US"/>
            </w:rPr>
            <w:t>(Jimoyiannis)</w:t>
          </w:r>
          <w:r>
            <w:rPr>
              <w:lang w:val="en-US"/>
            </w:rPr>
            <w:fldChar w:fldCharType="end"/>
          </w:r>
        </w:sdtContent>
      </w:sdt>
      <w:r w:rsidRPr="006A092B">
        <w:rPr>
          <w:lang w:val="en-US"/>
        </w:rPr>
        <w:t>. VR training has been shown to be more effective than traditional methods in improving l</w:t>
      </w:r>
      <w:r>
        <w:rPr>
          <w:lang w:val="en-US"/>
        </w:rPr>
        <w:t xml:space="preserve">earning outcomes and retention </w:t>
      </w:r>
      <w:sdt>
        <w:sdtPr>
          <w:rPr>
            <w:lang w:val="en-US"/>
          </w:rPr>
          <w:alias w:val="To edit, see citavi.com/edit"/>
          <w:tag w:val="CitaviPlaceholder#1670f845-599d-4579-896a-5b9f60aa95ae"/>
          <w:id w:val="-2092772740"/>
          <w:placeholder>
            <w:docPart w:val="A261F9420F60495E80E7CCFD6D4C75F9"/>
          </w:placeholder>
        </w:sdtPr>
        <w:sdtContent>
          <w:r>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ZTM2N2FmLWRlYzMtNDRmMC04NzUzLTdjODg2MDJjYWIxOCIsIlJhbmdlTGVuZ3RoIjozNSwiUmVmZXJlbmNlSWQiOiJhZDIwNmYxYy1kOTM0LTQ0YWUtODRhYy1iZjFkOGRkNzA4M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yMTIvV05MLjAwMDAwMDAwMDAwMDU2MDMiLCJVcmlTdHJpbmciOiJodHRwczovL2RvaS5vcmcvMTAuMTIxMi9XTkwuMDAwMDAwMDAwMDAwNTY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I6NDg6MzYiLCJNb2RpZmllZEJ5IjoiX1poaWh1aSBDaGUiLCJJZCI6IjEzOWUyZjJiLWVkYTMtNDU0Yy1iYzllLWYzYjQwNTQ2YzRlNSIsIk1vZGlmaWVkT24iOiIyMDIzLTA0LTI2VDEyOjQ4OjM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24ubmV1cm9sb2d5Lm9yZy9jb250ZW50LzkwLzIyLzEwMTcuYWJzdHJhY3QiLCJVcmlTdHJpbmciOiJodHRwOi8vbi5uZXVyb2xvZ3kub3JnL2NvbnRlbnQvOTAvMjIvMTAxNy5hYnN0cmFjd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}</w:instrText>
          </w:r>
          <w:r>
            <w:rPr>
              <w:lang w:val="en-US"/>
            </w:rPr>
            <w:fldChar w:fldCharType="separate"/>
          </w:r>
          <w:r>
            <w:rPr>
              <w:lang w:val="en-US"/>
            </w:rPr>
            <w:t>(Desiderio Cano Porras et al. 2018)</w:t>
          </w:r>
          <w:r>
            <w:rPr>
              <w:lang w:val="en-US"/>
            </w:rPr>
            <w:fldChar w:fldCharType="end"/>
          </w:r>
        </w:sdtContent>
      </w:sdt>
      <w:r w:rsidRPr="006A092B">
        <w:rPr>
          <w:lang w:val="en-US"/>
        </w:rPr>
        <w:t>.</w:t>
      </w:r>
    </w:p>
    <w:p w14:paraId="59E73061" w14:textId="72A791E3" w:rsidR="00543147" w:rsidRPr="00543147" w:rsidRDefault="00543147" w:rsidP="00543147">
      <w:pPr>
        <w:pStyle w:val="Beschriftung"/>
        <w:keepNext/>
        <w:spacing w:before="240" w:line="360" w:lineRule="auto"/>
        <w:jc w:val="center"/>
        <w:rPr>
          <w:sz w:val="20"/>
          <w:lang w:val="en-US"/>
        </w:rPr>
      </w:pPr>
      <w:bookmarkStart w:id="35" w:name="_Toc133485788"/>
      <w:r w:rsidRPr="00543147">
        <w:rPr>
          <w:sz w:val="20"/>
          <w:lang w:val="en-US"/>
        </w:rPr>
        <w:t xml:space="preserve">Table </w:t>
      </w:r>
      <w:r w:rsidRPr="00543147">
        <w:rPr>
          <w:sz w:val="20"/>
        </w:rPr>
        <w:fldChar w:fldCharType="begin"/>
      </w:r>
      <w:r w:rsidRPr="00543147">
        <w:rPr>
          <w:sz w:val="20"/>
          <w:lang w:val="en-US"/>
        </w:rPr>
        <w:instrText xml:space="preserve"> SEQ Table \* ARABIC </w:instrText>
      </w:r>
      <w:r w:rsidRPr="00543147">
        <w:rPr>
          <w:sz w:val="20"/>
        </w:rPr>
        <w:fldChar w:fldCharType="separate"/>
      </w:r>
      <w:r w:rsidR="008F41A2">
        <w:rPr>
          <w:noProof/>
          <w:sz w:val="20"/>
          <w:lang w:val="en-US"/>
        </w:rPr>
        <w:t>2</w:t>
      </w:r>
      <w:r w:rsidRPr="00543147">
        <w:rPr>
          <w:sz w:val="20"/>
        </w:rPr>
        <w:fldChar w:fldCharType="end"/>
      </w:r>
      <w:r w:rsidRPr="00543147">
        <w:rPr>
          <w:sz w:val="20"/>
          <w:lang w:val="en-US"/>
        </w:rPr>
        <w:t xml:space="preserve"> The diagram of XR markt size worldwide from 2021 to 2026</w:t>
      </w:r>
      <w:bookmarkEnd w:id="35"/>
    </w:p>
    <w:p w14:paraId="1537EFC7" w14:textId="77777777" w:rsidR="00CD5A0E" w:rsidRDefault="00CD5A0E" w:rsidP="00CD5A0E">
      <w:pPr>
        <w:jc w:val="center"/>
        <w:rPr>
          <w:lang w:val="en-US"/>
        </w:rPr>
      </w:pPr>
      <w:r>
        <w:rPr>
          <w:noProof/>
          <w:lang w:val="en-US" w:eastAsia="zh-CN"/>
        </w:rPr>
        <w:drawing>
          <wp:inline distT="0" distB="0" distL="0" distR="0" wp14:anchorId="787F7170" wp14:editId="4C2FD238">
            <wp:extent cx="3200400" cy="2377339"/>
            <wp:effectExtent l="0" t="0" r="0" b="4445"/>
            <wp:docPr id="17" name="Grafik 17" descr="M:\public\Abschlussarbeiten\50 Arbeitsinhalt\Dokument\XR market stati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public\Abschlussarbeiten\50 Arbeitsinhalt\Dokument\XR market statist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9563" cy="2384146"/>
                    </a:xfrm>
                    <a:prstGeom prst="rect">
                      <a:avLst/>
                    </a:prstGeom>
                    <a:noFill/>
                    <a:ln>
                      <a:noFill/>
                    </a:ln>
                  </pic:spPr>
                </pic:pic>
              </a:graphicData>
            </a:graphic>
          </wp:inline>
        </w:drawing>
      </w:r>
    </w:p>
    <w:p w14:paraId="1DF66668" w14:textId="1F6D0779" w:rsidR="00464859" w:rsidRPr="006A092B" w:rsidRDefault="00464859" w:rsidP="00464859">
      <w:pPr>
        <w:rPr>
          <w:lang w:val="en-US"/>
        </w:rPr>
      </w:pPr>
      <w:r w:rsidRPr="006A092B">
        <w:rPr>
          <w:lang w:val="en-US"/>
        </w:rPr>
        <w:t>Another application of VR in industry is design and prototyping. VR can be used to create digital prototypes and models, allowing designers and engineers to test and refine products before they are physically built. This can save time and mo</w:t>
      </w:r>
      <w:r w:rsidR="00B769A1">
        <w:rPr>
          <w:lang w:val="en-US"/>
        </w:rPr>
        <w:t xml:space="preserve">ney and lead to better designs </w:t>
      </w:r>
      <w:r w:rsidRPr="006A092B">
        <w:rPr>
          <w:lang w:val="en-US"/>
        </w:rPr>
        <w:t>. VR can also be used for marketing and advertising, allowing customers to experience products and services in a more engaging way. For example, real estate companies have used VR to provide virtual tours of properti</w:t>
      </w:r>
      <w:r w:rsidR="00CD5F36">
        <w:rPr>
          <w:lang w:val="en-US"/>
        </w:rPr>
        <w:t xml:space="preserve">es, leading to increased sales </w:t>
      </w:r>
      <w:sdt>
        <w:sdtPr>
          <w:rPr>
            <w:lang w:val="en-US"/>
          </w:rPr>
          <w:alias w:val="To edit, see citavi.com/edit"/>
          <w:tag w:val="CitaviPlaceholder#bcc7abc0-68ab-4401-adcc-78cdc8b2ba4d"/>
          <w:id w:val="-1923400534"/>
          <w:placeholder>
            <w:docPart w:val="DefaultPlaceholder_-1854013440"/>
          </w:placeholder>
        </w:sdtPr>
        <w:sdtContent>
          <w:r w:rsidR="00CD5F36">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JmMDYzNGQtMTZhMS00YjIzLTg5ZGMtNjA1ZDQyMTA4Mjg4IiwiSWQiOiI5NzljM2RkZS1jODk4LTQ5NTAtYjM1Zi0wZTJhNDhjZTE4ZmUiLCJSYW5nZUxlbmd0aCI6MTYsIlJlZmVyZW5jZUlkIjoiMGMxNzc4NmYtY2E1OC00OTkxLWExNDAtYzFmNWUxMDVjNjBiIiwiUXVvdGF0aW9uVHlwZSI6NC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ODAzNC9hamhhbC52M2kyLjU2NyIsIlVyaVN0cmluZyI6Imh0dHBzOi8vZG9pLm9yZy8xMC4xODAzNC9hamhhbC52M2kyLjU2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}</w:instrText>
          </w:r>
          <w:r w:rsidR="00CD5F36">
            <w:rPr>
              <w:lang w:val="en-US"/>
            </w:rPr>
            <w:fldChar w:fldCharType="separate"/>
          </w:r>
          <w:r w:rsidR="00E15BC2">
            <w:rPr>
              <w:lang w:val="en-US"/>
            </w:rPr>
            <w:t>(Ganapathy 2016)</w:t>
          </w:r>
          <w:r w:rsidR="00CD5F36">
            <w:rPr>
              <w:lang w:val="en-US"/>
            </w:rPr>
            <w:fldChar w:fldCharType="end"/>
          </w:r>
        </w:sdtContent>
      </w:sdt>
      <w:r w:rsidRPr="006A092B">
        <w:rPr>
          <w:lang w:val="en-US"/>
        </w:rPr>
        <w:t>.</w:t>
      </w:r>
    </w:p>
    <w:p w14:paraId="10C377B4" w14:textId="60D92C55" w:rsidR="00464859" w:rsidRDefault="00464859" w:rsidP="00464859">
      <w:pPr>
        <w:rPr>
          <w:lang w:val="en-US"/>
        </w:rPr>
      </w:pPr>
      <w:r w:rsidRPr="006A092B">
        <w:rPr>
          <w:lang w:val="en-US"/>
        </w:rPr>
        <w:t>VR can also facilitate remote collaboration and communication, allowing team members from different locations to work together in a virtual environment. This can be especially useful in industries such a</w:t>
      </w:r>
      <w:r w:rsidR="00264C28">
        <w:rPr>
          <w:lang w:val="en-US"/>
        </w:rPr>
        <w:t xml:space="preserve">s architecture and engineering </w:t>
      </w:r>
      <w:sdt>
        <w:sdtPr>
          <w:rPr>
            <w:lang w:val="en-US"/>
          </w:rPr>
          <w:alias w:val="To edit, see citavi.com/edit"/>
          <w:tag w:val="CitaviPlaceholder#e793847c-aaf7-46df-9057-1e7502cac445"/>
          <w:id w:val="1996220659"/>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ZTA4ZjY3LTgwN2ItNDJlMy04NjA5LWE4Y2E3OWQ3MGIxZiIsIlJhbmdlTGVuZ3RoIjo0OCwiUmVmZXJlbmNlSWQiOiIzNmIwYTVjYy1jNjYzLTQ2MDEtYjQ5YS0zNTEwMGZhMWU1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SYWluZXIgTcO8bGxlciwgTGVlbmhhcmQgSMO2cmF1ZiwgTWF4IEVpY2hlbndhbGQiLCJQcm90ZWN0ZWQiOmZhbHNlLCJTZXgiOjAsIkNyZWF0ZWRCeSI6Il9aaGlodWkgQ2hlIiwiQ3JlYXRlZE9uIjoiMjAyMy0wNC0yNlQxMjo1NDo1NSIsIk1vZGlmaWVkQnkiOiJfWmhpaHVpIENoZSIsIklkIjoiY2YwN2M2NzgtZmJmMi00NmQ3LTljN2YtNDNjNTQzMzU1MzdhIiwiTW9kaWZpZWRPbiI6IjIwMjMtMDQtMjZUMTI6NTQ6NT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MuemhpaHVpXFxBcHBEYXRhXFxMb2NhbFxcVGVtcFxcaHV6b29oamQuanBnIiwiVXJpU3RyaW5nIjoiMzZiMGE1Y2MtYzY2My00NjAxLWI0OWEtMzUxMDBmYTFlNThk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}</w:instrText>
          </w:r>
          <w:r w:rsidR="00264C28">
            <w:rPr>
              <w:lang w:val="en-US"/>
            </w:rPr>
            <w:fldChar w:fldCharType="separate"/>
          </w:r>
          <w:r w:rsidR="00E15BC2">
            <w:rPr>
              <w:lang w:val="en-US"/>
            </w:rPr>
            <w:t>(Rainer Müller, Leenhard Hörauf, Max Eichenwald)</w:t>
          </w:r>
          <w:r w:rsidR="00264C28">
            <w:rPr>
              <w:lang w:val="en-US"/>
            </w:rPr>
            <w:fldChar w:fldCharType="end"/>
          </w:r>
        </w:sdtContent>
      </w:sdt>
      <w:r w:rsidRPr="006A092B">
        <w:rPr>
          <w:lang w:val="en-US"/>
        </w:rPr>
        <w:t>. Finally, VR can provide maintenance and repair technicians with virtual training and support, allowing them to diagnose and</w:t>
      </w:r>
      <w:r w:rsidR="00E25CFD">
        <w:rPr>
          <w:lang w:val="en-US"/>
        </w:rPr>
        <w:t xml:space="preserve"> fix problems more efficiently </w:t>
      </w:r>
      <w:sdt>
        <w:sdtPr>
          <w:rPr>
            <w:lang w:val="en-US"/>
          </w:rPr>
          <w:alias w:val="To edit, see citavi.com/edit"/>
          <w:tag w:val="CitaviPlaceholder#6c8af8f5-86f6-454b-8d01-c3d36f0d3762"/>
          <w:id w:val="1117727340"/>
          <w:placeholder>
            <w:docPart w:val="DefaultPlaceholder_-1854013440"/>
          </w:placeholder>
        </w:sdtPr>
        <w:sdtContent>
          <w:r w:rsidR="00E25CFD">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FjMTQ5LWJjNjUtNGU3Yi1hNTE4LWExOGMwOTcxYmJiMCIsIlJhbmdlTGVuZ3RoIjoyNiwiUmVmZXJlbmNlSWQiOiIwZjFkMjdiYi04NDQ0LTQwNWMtYmIxMS1lYTMxZTIwN2Fh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y0wMzAtNTg0NjUtOF8xMCIsIlVyaVN0cmluZyI6Imh0dHBzOi8vZG9pLm9yZy8xMC4xMDA3Lzk3OC0zLTAzMC01ODQ2NS04XzE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MtMDMwLTU4NDY1LTgiLCJVcmlTdHJpbmciOiJodHRwczovL2RvaS5vcmcvMTAuMTAwNy85NzgtMy0wMzAtNTg0NjUt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}</w:instrText>
          </w:r>
          <w:r w:rsidR="00E25CFD">
            <w:rPr>
              <w:lang w:val="en-US"/>
            </w:rPr>
            <w:fldChar w:fldCharType="separate"/>
          </w:r>
          <w:r w:rsidR="00E15BC2">
            <w:rPr>
              <w:lang w:val="en-US"/>
            </w:rPr>
            <w:t>(Pidel und Ackermann 2020)</w:t>
          </w:r>
          <w:r w:rsidR="00E25CFD">
            <w:rPr>
              <w:lang w:val="en-US"/>
            </w:rPr>
            <w:fldChar w:fldCharType="end"/>
          </w:r>
        </w:sdtContent>
      </w:sdt>
      <w:r w:rsidRPr="006A092B">
        <w:rPr>
          <w:lang w:val="en-US"/>
        </w:rPr>
        <w:t>.</w:t>
      </w:r>
    </w:p>
    <w:p w14:paraId="35D3F8A7" w14:textId="77777777" w:rsidR="00464859" w:rsidRDefault="00464859" w:rsidP="00464859">
      <w:pPr>
        <w:rPr>
          <w:ins w:id="36" w:author="Zhihui Che" w:date="2023-03-28T15:30:00Z"/>
          <w:lang w:val="en-US"/>
        </w:rPr>
      </w:pPr>
      <w:r w:rsidRPr="006A092B">
        <w:rPr>
          <w:lang w:val="en-US"/>
        </w:rPr>
        <w:t>VR has numerous applications in industry, and its adoption is rapidly increasing. The benefits it offers, such as improved efficiency, safety, and effectiveness, make it an attractive technology for many industries. As technology continues to advance, it is expected that the potential uses of VR will continue to expand, leading to further adoption in industry.</w:t>
      </w:r>
    </w:p>
    <w:p w14:paraId="1FF6E45B" w14:textId="77777777" w:rsidR="00464859" w:rsidRPr="0010065E" w:rsidRDefault="00464859" w:rsidP="0010065E">
      <w:pPr>
        <w:pStyle w:val="berschrift2"/>
      </w:pPr>
      <w:bookmarkStart w:id="37" w:name="_Toc133485541"/>
      <w:r w:rsidRPr="0010065E">
        <w:t>Virtual Assembly</w:t>
      </w:r>
      <w:bookmarkEnd w:id="37"/>
    </w:p>
    <w:p w14:paraId="5DA327B0" w14:textId="77777777" w:rsidR="00464859" w:rsidRPr="00456B86" w:rsidRDefault="00464859" w:rsidP="00464859">
      <w:pPr>
        <w:rPr>
          <w:lang w:val="en-US"/>
        </w:rPr>
      </w:pPr>
      <w:r w:rsidRPr="00456B86">
        <w:rPr>
          <w:lang w:val="en-US"/>
        </w:rPr>
        <w:t>Virtual assembly (VA) is a computer-aided process that enables engineers and designers to simulate the assembly of complex products in a virtual environment. By using advanced modeling and simulation techniques, virtual assembly allows for the identification and resolution of potential design and assembly issues before actual production. This approach reduc</w:t>
      </w:r>
      <w:r w:rsidRPr="00456B86">
        <w:rPr>
          <w:lang w:val="en-US"/>
        </w:rPr>
        <w:lastRenderedPageBreak/>
        <w:t>es the need for physical prototypes, streamlines the product development process, and facilitates efficient collaboration among multidisciplinary teams.</w:t>
      </w:r>
    </w:p>
    <w:p w14:paraId="5736605B" w14:textId="77777777" w:rsidR="00464859" w:rsidRPr="00456B86" w:rsidRDefault="00464859" w:rsidP="00464859">
      <w:pPr>
        <w:rPr>
          <w:lang w:val="en-US"/>
        </w:rPr>
      </w:pPr>
      <w:r w:rsidRPr="00456B86">
        <w:rPr>
          <w:lang w:val="en-US"/>
        </w:rPr>
        <w:t xml:space="preserve">Virtual assembly plays a significant role in the product life cycle, from the initial design </w:t>
      </w:r>
      <w:commentRangeStart w:id="38"/>
      <w:r w:rsidRPr="00456B86">
        <w:rPr>
          <w:lang w:val="en-US"/>
        </w:rPr>
        <w:t>phase</w:t>
      </w:r>
      <w:commentRangeEnd w:id="38"/>
      <w:r>
        <w:rPr>
          <w:rStyle w:val="Kommentarzeichen"/>
        </w:rPr>
        <w:commentReference w:id="38"/>
      </w:r>
      <w:r w:rsidRPr="00456B86">
        <w:rPr>
          <w:lang w:val="en-US"/>
        </w:rPr>
        <w:t xml:space="preserve"> to the final stages of production and maintenance. Some examples of how virtual assembly assists in the product life cycle include:</w:t>
      </w:r>
    </w:p>
    <w:p w14:paraId="5C1B5F98" w14:textId="1945BA63" w:rsidR="00464859" w:rsidRPr="00456B86" w:rsidRDefault="00464859" w:rsidP="009E1753">
      <w:pPr>
        <w:pStyle w:val="Listenabsatz"/>
        <w:numPr>
          <w:ilvl w:val="0"/>
          <w:numId w:val="24"/>
        </w:numPr>
        <w:rPr>
          <w:lang w:val="en-US"/>
        </w:rPr>
      </w:pPr>
      <w:r w:rsidRPr="00456B86">
        <w:rPr>
          <w:lang w:val="en-US"/>
        </w:rPr>
        <w:t>Design Optimization: Virtual assembly allows designers to identify and address potential assembly issues early in the design phase, reducing the need for costly and time-consuming design revisions l</w:t>
      </w:r>
      <w:r w:rsidR="00B769A1">
        <w:rPr>
          <w:lang w:val="en-US"/>
        </w:rPr>
        <w:t xml:space="preserve">ater on. For example, Zhu et al. </w:t>
      </w:r>
      <w:sdt>
        <w:sdtPr>
          <w:rPr>
            <w:lang w:val="en-US"/>
          </w:rPr>
          <w:alias w:val="To edit, see citavi.com/edit"/>
          <w:tag w:val="CitaviPlaceholder#21469887-b793-407e-916d-8a54bda15d0a"/>
          <w:id w:val="1573543848"/>
          <w:placeholder>
            <w:docPart w:val="DefaultPlaceholder_-1854013440"/>
          </w:placeholder>
        </w:sdtPr>
        <w:sdtContent>
          <w:r w:rsidR="00B769A1">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OWRjODFkLWUxZWYtNDFlOS1hOGEyLTlmNDcwNjc1MWMxOCIsIlJhbmdlTGVuZ3RoIjoxNywiUmVmZXJlbmNlSWQiOiIyN2NlNjViNC05ZTIyLTQ5YzQtYWVkMC1iYjQ4ODg3OWIw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gvMTc0Mi02NTk2LzE3NDYvMS8wMTIwNjMiLCJVcmlTdHJpbmciOiJodHRwczovL2RvaS5vcmcvMTAuMTA4OC8xNzQyLTY1OTYvMTc0Ni8xLzAxMjA2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}</w:instrText>
          </w:r>
          <w:r w:rsidR="00B769A1">
            <w:rPr>
              <w:lang w:val="en-US"/>
            </w:rPr>
            <w:fldChar w:fldCharType="separate"/>
          </w:r>
          <w:r w:rsidR="00E15BC2">
            <w:rPr>
              <w:lang w:val="en-US"/>
            </w:rPr>
            <w:t>(Zhu und Du 2021)</w:t>
          </w:r>
          <w:r w:rsidR="00B769A1">
            <w:rPr>
              <w:lang w:val="en-US"/>
            </w:rPr>
            <w:fldChar w:fldCharType="end"/>
          </w:r>
        </w:sdtContent>
      </w:sdt>
      <w:r w:rsidR="00B769A1">
        <w:rPr>
          <w:lang w:val="en-US"/>
        </w:rPr>
        <w:t>]</w:t>
      </w:r>
      <w:r w:rsidRPr="00456B86">
        <w:rPr>
          <w:lang w:val="en-US"/>
        </w:rPr>
        <w:t xml:space="preserve"> demonstrated how virtual assembly could improve the design and manufacturability of automotive components.</w:t>
      </w:r>
    </w:p>
    <w:p w14:paraId="212F3093" w14:textId="681CABB8" w:rsidR="00464859" w:rsidRPr="00456B86" w:rsidRDefault="00464859" w:rsidP="009E1753">
      <w:pPr>
        <w:pStyle w:val="Listenabsatz"/>
        <w:numPr>
          <w:ilvl w:val="0"/>
          <w:numId w:val="24"/>
        </w:numPr>
        <w:rPr>
          <w:lang w:val="en-US"/>
        </w:rPr>
      </w:pPr>
      <w:r w:rsidRPr="00456B86">
        <w:rPr>
          <w:lang w:val="en-US"/>
        </w:rPr>
        <w:t xml:space="preserve">Manufacturing Planning: By simulating assembly processes in a virtual environment, engineers can optimize manufacturing workflows, reduce assembly time, and minimize the risk of production delays. A study by </w:t>
      </w:r>
      <w:r w:rsidR="00147854">
        <w:rPr>
          <w:lang w:val="en-US"/>
        </w:rPr>
        <w:t>Bennett</w:t>
      </w:r>
      <w:r w:rsidRPr="00456B86">
        <w:rPr>
          <w:lang w:val="en-US"/>
        </w:rPr>
        <w:t xml:space="preserve"> et al.</w:t>
      </w:r>
      <w:r w:rsidR="00147854">
        <w:rPr>
          <w:lang w:val="en-US"/>
        </w:rPr>
        <w:t xml:space="preserve"> </w:t>
      </w:r>
      <w:sdt>
        <w:sdtPr>
          <w:rPr>
            <w:lang w:val="en-US"/>
          </w:rPr>
          <w:alias w:val="To edit, see citavi.com/edit"/>
          <w:tag w:val="CitaviPlaceholder#dc45cd8f-c473-4a69-b63c-63812cbe2934"/>
          <w:id w:val="-1205252254"/>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jU2YmFmLWZjNGItNDY1NS1hOGE1LWJlMzY5YTk1YWEzNyIsIlJhbmdlTGVuZ3RoIjoxNCwiUmVmZXJlbmNlSWQiOiIwMDIxMGMxNi1jODYyLTRkZDYtYTQ3NS01ZGI5MjZiNDcw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HLlIuIEJlbm5ldHQiLCJQcm90ZWN0ZWQiOmZhbHNlLCJTZXgiOjAsIkNyZWF0ZWRCeSI6Il9aaGlodWkgQ2hlIiwiQ3JlYXRlZE9uIjoiMjAyMy0wNC0yNlQxMzoxMTowMiIsIk1vZGlmaWVkQnkiOiJfWmhpaHVpIENoZSIsIklkIjoiZTNjMzJlMGItZjNjOS00NDc0LTg2NzMtYjA1MDVkMWY2ZDA0IiwiTW9kaWZpZWRPbiI6IjIwMjMtMDQtMjZUMTM6MTE6MD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MuemhpaHVpXFxBcHBEYXRhXFxMb2NhbFxcVGVtcFxcbWExeTFpeGQuanBnIiwiVXJpU3RyaW5nIjoiMDAyMTBjMTYtYzg2Mi00ZGQ2LWE0NzUtNWRiOTI2YjQ3MDc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}</w:instrText>
          </w:r>
          <w:r w:rsidR="00147854">
            <w:rPr>
              <w:lang w:val="en-US"/>
            </w:rPr>
            <w:fldChar w:fldCharType="separate"/>
          </w:r>
          <w:r w:rsidR="00E15BC2">
            <w:rPr>
              <w:lang w:val="en-US"/>
            </w:rPr>
            <w:t>(G.R. Bennett)</w:t>
          </w:r>
          <w:r w:rsidR="00147854">
            <w:rPr>
              <w:lang w:val="en-US"/>
            </w:rPr>
            <w:fldChar w:fldCharType="end"/>
          </w:r>
        </w:sdtContent>
      </w:sdt>
      <w:r w:rsidR="00147854">
        <w:rPr>
          <w:lang w:val="en-US"/>
        </w:rPr>
        <w:t xml:space="preserve">   </w:t>
      </w:r>
      <w:r w:rsidRPr="00456B86">
        <w:rPr>
          <w:lang w:val="en-US"/>
        </w:rPr>
        <w:t>showed that virtual assembly could significantly reduce assembly time and improve manufacturing efficiency in the aerospace industry.</w:t>
      </w:r>
    </w:p>
    <w:p w14:paraId="2A672F86" w14:textId="14F5BC1F" w:rsidR="00464859" w:rsidRDefault="00464859" w:rsidP="009E1753">
      <w:pPr>
        <w:pStyle w:val="Listenabsatz"/>
        <w:numPr>
          <w:ilvl w:val="0"/>
          <w:numId w:val="24"/>
        </w:numPr>
        <w:rPr>
          <w:lang w:val="en-US"/>
        </w:rPr>
      </w:pPr>
      <w:r w:rsidRPr="00456B86">
        <w:rPr>
          <w:lang w:val="en-US"/>
        </w:rPr>
        <w:t xml:space="preserve">Training and Skill Development: Virtual assembly can be used to train assembly line workers, helping them become familiar with new assembly processes and procedures before they are implemented on the production floor. This approach has been successfully applied in industries such as aerospace </w:t>
      </w:r>
      <w:sdt>
        <w:sdtPr>
          <w:rPr>
            <w:lang w:val="en-US"/>
          </w:rPr>
          <w:alias w:val="To edit, see citavi.com/edit"/>
          <w:tag w:val="CitaviPlaceholder#ed1f047e-a518-4e1d-aed6-0ae28e6d7f42"/>
          <w:id w:val="-1253048566"/>
          <w:placeholder>
            <w:docPart w:val="DefaultPlaceholder_-1854013440"/>
          </w:placeholder>
        </w:sdtPr>
        <w:sdtContent>
          <w:r w:rsidR="00264C28">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GJjYjg0LTUxZTQtNDg2YS1hZTlmLWY1MzdmOWRiZGU1ZCIsIlJhbmdlTGVuZ3RoIjoyNCwiUmVmZXJlbmNlSWQiOiJlZDIxYjJhMC0zOWJiLTRhNDEtOTQwMy00OGQxNGViMjQ4Z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Yy56aGlodWlcXEFwcERhdGFcXExvY2FsXFxUZW1wXFxrY3F2YXR1Zy5qcGciLCJVcmlTdHJpbmciOiJlZDIxYjJhMC0zOWJiLTRhNDEtOTQwMy00OGQxNGViMjQ4Zm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WN0YWFzdHJvLjIwMjAuMDguMDE3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FjdGFhc3Ryby4yMDIwLjA4LjAxNyIsIlVyaVN0cmluZyI6Imh0dHBzOi8vZG9pLm9yZy8xMC4xMDE2L2ouYWN0YWFzdHJvLjIwMjAuMDguMDE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}</w:instrText>
          </w:r>
          <w:r w:rsidR="00264C28">
            <w:rPr>
              <w:lang w:val="en-US"/>
            </w:rPr>
            <w:fldChar w:fldCharType="separate"/>
          </w:r>
          <w:r w:rsidR="00E15BC2">
            <w:rPr>
              <w:lang w:val="en-US"/>
            </w:rPr>
            <w:t>(Piechowski et al. 2020)</w:t>
          </w:r>
          <w:r w:rsidR="00264C28">
            <w:rPr>
              <w:lang w:val="en-US"/>
            </w:rPr>
            <w:fldChar w:fldCharType="end"/>
          </w:r>
        </w:sdtContent>
      </w:sdt>
      <w:r w:rsidR="00264C28">
        <w:rPr>
          <w:lang w:val="en-US"/>
        </w:rPr>
        <w:t xml:space="preserve"> </w:t>
      </w:r>
      <w:r w:rsidRPr="00456B86">
        <w:rPr>
          <w:lang w:val="en-US"/>
        </w:rPr>
        <w:t xml:space="preserve">and automotive manufacturing </w:t>
      </w:r>
      <w:sdt>
        <w:sdtPr>
          <w:rPr>
            <w:lang w:val="en-US"/>
          </w:rPr>
          <w:alias w:val="To edit, see citavi.com/edit"/>
          <w:tag w:val="CitaviPlaceholder#f8ea091b-8e74-427e-a885-336230e8cf37"/>
          <w:id w:val="-1755666429"/>
          <w:placeholder>
            <w:docPart w:val="DefaultPlaceholder_-1854013440"/>
          </w:placeholder>
        </w:sdtPr>
        <w:sdtContent>
          <w:r w:rsidR="00147854">
            <w:rPr>
              <w:lang w:val="en-US"/>
            </w:rPr>
            <w:fldChar w:fldCharType="begin"/>
          </w:r>
          <w:r w:rsidR="00AE212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YmRkNzU3LTJmOTYtNGUyOS1hMjFmLWM5ZDA4YTAyNWEzNyIsIlJhbmdlTGVuZ3RoIjoyNywiUmVmZXJlbmNlSWQiOiI1MDNhNDUxYi00ZjMyLTRiMTMtOTRkNi1mMTdjMjY0NDM4Z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3MzYtNTg0NSgwMCkwMDAxMy0yIiwiVXJpU3RyaW5nIjoiaHR0cHM6Ly9kb2kub3JnLzEwLjEwMTYvUzA3MzYtNTg0NSgwMCkwMDAxMy0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}</w:instrText>
          </w:r>
          <w:r w:rsidR="00147854">
            <w:rPr>
              <w:lang w:val="en-US"/>
            </w:rPr>
            <w:fldChar w:fldCharType="separate"/>
          </w:r>
          <w:r w:rsidR="00E15BC2">
            <w:rPr>
              <w:lang w:val="en-US"/>
            </w:rPr>
            <w:t>(Chryssolouris et al. 2000)</w:t>
          </w:r>
          <w:r w:rsidR="00147854">
            <w:rPr>
              <w:lang w:val="en-US"/>
            </w:rPr>
            <w:fldChar w:fldCharType="end"/>
          </w:r>
        </w:sdtContent>
      </w:sdt>
      <w:r w:rsidRPr="00456B86">
        <w:rPr>
          <w:lang w:val="en-US"/>
        </w:rPr>
        <w:t>.</w:t>
      </w:r>
    </w:p>
    <w:p w14:paraId="53970364" w14:textId="77777777" w:rsidR="00464859" w:rsidRDefault="00464859" w:rsidP="00464859">
      <w:pPr>
        <w:rPr>
          <w:lang w:val="en-US"/>
        </w:rPr>
      </w:pPr>
      <w:r w:rsidRPr="00A52406">
        <w:rPr>
          <w:lang w:val="en-US"/>
        </w:rPr>
        <w:t xml:space="preserve">In conclusion, virtual assembly is an essential tool in modern product development, offering numerous benefits throughout the product life cycle. The integration of haptic technology further </w:t>
      </w:r>
      <w:r>
        <w:rPr>
          <w:lang w:val="en-US"/>
        </w:rPr>
        <w:t xml:space="preserve">could </w:t>
      </w:r>
      <w:r w:rsidRPr="00A52406">
        <w:rPr>
          <w:lang w:val="en-US"/>
        </w:rPr>
        <w:t>enhance the virtual assembly experience, providing users with a more realistic and immersive interaction with virtual objects, leading to improved efficiency and reduced errors in the assembly process.</w:t>
      </w:r>
    </w:p>
    <w:p w14:paraId="6369F9C1" w14:textId="77777777" w:rsidR="00464859" w:rsidRPr="0010065E" w:rsidRDefault="00464859" w:rsidP="0010065E">
      <w:pPr>
        <w:pStyle w:val="berschrift2"/>
      </w:pPr>
      <w:bookmarkStart w:id="39" w:name="_Toc133485542"/>
      <w:r w:rsidRPr="0010065E">
        <w:t>Unity</w:t>
      </w:r>
      <w:bookmarkEnd w:id="39"/>
    </w:p>
    <w:p w14:paraId="739F4690" w14:textId="77777777" w:rsidR="00464859" w:rsidRDefault="00464859" w:rsidP="00464859">
      <w:pPr>
        <w:rPr>
          <w:lang w:val="en-US"/>
        </w:rPr>
      </w:pPr>
      <w:r w:rsidRPr="00FB2743">
        <w:rPr>
          <w:lang w:val="en-US"/>
        </w:rPr>
        <w:t xml:space="preserve">In this section, we will introduce Unity, </w:t>
      </w:r>
      <w:r w:rsidRPr="00116EE9">
        <w:rPr>
          <w:lang w:val="en-US"/>
        </w:rPr>
        <w:t>a cross-platform game engine and development environment used to create 2D and 3D games, simulations, and other interactive experiences. It provides a range of tools and features to help developers create rich and engaging content, including a visual editor, scripting tools, physics engine, and support for multiple platforms and devices. Unity is widely used in the game industry, but it also has applications in fields such as architecture, engineering, and education.</w:t>
      </w:r>
      <w:r>
        <w:rPr>
          <w:lang w:val="en-US"/>
        </w:rPr>
        <w:t xml:space="preserve"> </w:t>
      </w:r>
    </w:p>
    <w:p w14:paraId="40630044" w14:textId="77777777" w:rsidR="00464859" w:rsidRPr="0010065E" w:rsidRDefault="00464859" w:rsidP="0010065E">
      <w:pPr>
        <w:pStyle w:val="berschrift3"/>
      </w:pPr>
      <w:bookmarkStart w:id="40" w:name="_Toc133485543"/>
      <w:r w:rsidRPr="0010065E">
        <w:t>Game Object</w:t>
      </w:r>
      <w:bookmarkEnd w:id="40"/>
    </w:p>
    <w:p w14:paraId="310E1795" w14:textId="77777777" w:rsidR="00464859" w:rsidRPr="003043CB" w:rsidRDefault="00464859" w:rsidP="00464859">
      <w:pPr>
        <w:rPr>
          <w:lang w:val="en-US"/>
        </w:rPr>
      </w:pPr>
      <w:r w:rsidRPr="003043CB">
        <w:rPr>
          <w:lang w:val="en-US"/>
        </w:rPr>
        <w:t>A Game Object is a fundamental concept in game development, as it is a generic container for components that define its behavior, appearance, and functionality within a game or virtual environment. It allows developers to organize, manipulate, and interact with various elements in a scene, such as characters, items, terrain, or user interface elements.</w:t>
      </w:r>
    </w:p>
    <w:p w14:paraId="04AB71AB" w14:textId="77777777" w:rsidR="00464859" w:rsidRPr="003043CB" w:rsidRDefault="00464859" w:rsidP="00464859">
      <w:pPr>
        <w:rPr>
          <w:lang w:val="en-US"/>
        </w:rPr>
      </w:pPr>
      <w:r w:rsidRPr="003043CB">
        <w:rPr>
          <w:lang w:val="en-US"/>
        </w:rPr>
        <w:lastRenderedPageBreak/>
        <w:t>Moreover, Game Objects can be thought of as a collection of components that work together to create a specific functionality or behavior. Components can include graphical elements, such as 3D models or 2D sprites, physics properties, audio sources, and custom scripts that define interactivity and game logic. By combining various components, developers can create complex and interactive objects that exhibit unique behaviors and properties.</w:t>
      </w:r>
    </w:p>
    <w:p w14:paraId="40346BFC" w14:textId="77777777" w:rsidR="00464859" w:rsidRPr="003043CB" w:rsidRDefault="00464859" w:rsidP="00464859">
      <w:pPr>
        <w:rPr>
          <w:lang w:val="en-US"/>
        </w:rPr>
      </w:pPr>
      <w:r w:rsidRPr="003043CB">
        <w:rPr>
          <w:lang w:val="en-US"/>
        </w:rPr>
        <w:t>In addition, Game Objects can be organized in a hierarchical structure, with parent and child relationships that define their relative positioning, scaling, and rotation. This hierarchy allows for easy management and organization of objects within a scene, as well as the creation of complex, interconnected systems and interactions.</w:t>
      </w:r>
    </w:p>
    <w:p w14:paraId="361F8B99" w14:textId="77777777" w:rsidR="00464859" w:rsidRDefault="00464859" w:rsidP="00464859">
      <w:pPr>
        <w:rPr>
          <w:lang w:val="en-US"/>
        </w:rPr>
      </w:pPr>
      <w:r w:rsidRPr="003043CB">
        <w:rPr>
          <w:lang w:val="en-US"/>
        </w:rPr>
        <w:t>Specifically, in Unity, Game Objects are represented as instances within the game world and can be created, manipulated, and destroyed during runtime. The Unity engine provides a built-in component system that enables developers to easily add, remove, and modify components to create a wide range of behaviors and interactions. Furthermore, the Unity scripting system allows developers to extend the functionality of Game Objects and components by writing custom scripts using C# programming language. This flexibility and extensibility make Unity a powerful tool for creating immersive and interactive virtual environments.</w:t>
      </w:r>
    </w:p>
    <w:p w14:paraId="733B3961" w14:textId="77777777" w:rsidR="00464859" w:rsidRPr="0010065E" w:rsidRDefault="00464859" w:rsidP="0010065E">
      <w:pPr>
        <w:pStyle w:val="berschrift3"/>
      </w:pPr>
      <w:bookmarkStart w:id="41" w:name="_Toc133485544"/>
      <w:r w:rsidRPr="0010065E">
        <w:t>Collision Detection</w:t>
      </w:r>
      <w:bookmarkEnd w:id="41"/>
    </w:p>
    <w:p w14:paraId="42154569" w14:textId="77777777" w:rsidR="00464859" w:rsidRPr="00392042" w:rsidRDefault="00464859" w:rsidP="00464859">
      <w:pPr>
        <w:rPr>
          <w:lang w:val="en-US"/>
        </w:rPr>
      </w:pPr>
      <w:r w:rsidRPr="00392042">
        <w:rPr>
          <w:lang w:val="en-US"/>
        </w:rPr>
        <w:t>Collision detection is a crucial aspect of creating realistic and interactive virtual environments in Unity. It involves determining when and where objects within a scene come into contact with each other. In this section, we will discuss how collision detection works in Unity and some strategies for efficiently managing multiple colliders.</w:t>
      </w:r>
    </w:p>
    <w:p w14:paraId="45149AB2" w14:textId="77777777" w:rsidR="00464859" w:rsidRDefault="00464859" w:rsidP="00464859">
      <w:pPr>
        <w:rPr>
          <w:lang w:val="en-US"/>
        </w:rPr>
      </w:pPr>
      <w:r w:rsidRPr="00392042">
        <w:rPr>
          <w:lang w:val="en-US"/>
        </w:rPr>
        <w:t>Unity's physics engine, which is built on top of the PhysX library, handles collision detection for 3D objects. The engine uses various types of colliders, such as primitive colliders (spheres, boxes, or capsules) and mesh colliders, to approximate the shapes of objects. When objects with colliders and attached Rigidbody components come into close proximity, the physics engine calculates potential collision pairs and generates collision events if necessary.</w:t>
      </w:r>
    </w:p>
    <w:p w14:paraId="427F786E" w14:textId="77777777" w:rsidR="00464859" w:rsidRPr="00392042" w:rsidRDefault="00464859" w:rsidP="00464859">
      <w:pPr>
        <w:rPr>
          <w:lang w:val="en-US"/>
        </w:rPr>
      </w:pPr>
      <w:r w:rsidRPr="00392042">
        <w:rPr>
          <w:lang w:val="en-US"/>
        </w:rPr>
        <w:t>Efficiently managing multiple colliders is important in Unity and other game engines due to several interconnected factors. One key aspect is performance optimization, as it helps reduce unnecessary collision calculations, resulting in better overall performance. This is especially crucial for VR applications, where maintaining a high frame rate is essential to ensure a smooth and comfortable user experience.</w:t>
      </w:r>
    </w:p>
    <w:p w14:paraId="2F3BDEAA" w14:textId="77777777" w:rsidR="00464859" w:rsidRPr="00392042" w:rsidRDefault="00464859" w:rsidP="00464859">
      <w:pPr>
        <w:rPr>
          <w:lang w:val="en-US"/>
        </w:rPr>
      </w:pPr>
      <w:r w:rsidRPr="00392042">
        <w:rPr>
          <w:lang w:val="en-US"/>
        </w:rPr>
        <w:t>Moreover, using multiple colliders allows developers to create more realistic and interactive virtual environments. By approximating complex object shapes with a combination of simpler colliders, developers can achieve accurate collision detection and response, leading to more convincing interactions between objects.</w:t>
      </w:r>
    </w:p>
    <w:p w14:paraId="26D9FD45" w14:textId="77777777" w:rsidR="00464859" w:rsidRPr="00392042" w:rsidRDefault="00464859" w:rsidP="00464859">
      <w:pPr>
        <w:rPr>
          <w:lang w:val="en-US"/>
        </w:rPr>
      </w:pPr>
      <w:r w:rsidRPr="00392042">
        <w:rPr>
          <w:lang w:val="en-US"/>
        </w:rPr>
        <w:t>Additionally, properly managing multiple colliders can help conserve system resources, such as memory and CPU usage. Techniques like layering, collision filtering, and bounding vol</w:t>
      </w:r>
      <w:r w:rsidRPr="00392042">
        <w:rPr>
          <w:lang w:val="en-US"/>
        </w:rPr>
        <w:lastRenderedPageBreak/>
        <w:t>ume hierarchy can be employed to minimize the computational overhead associated with collision detection and keep resource usage in check.</w:t>
      </w:r>
    </w:p>
    <w:p w14:paraId="13D60DEC" w14:textId="77777777" w:rsidR="00464859" w:rsidRPr="00392042" w:rsidRDefault="00464859" w:rsidP="00464859">
      <w:pPr>
        <w:rPr>
          <w:lang w:val="en-US"/>
        </w:rPr>
      </w:pPr>
      <w:r w:rsidRPr="00392042">
        <w:rPr>
          <w:lang w:val="en-US"/>
        </w:rPr>
        <w:t>Scalability is another important factor, as virtual environments become larger and more complex, the number of colliders and potential collision pairs can grow exponentially. Efficiently managing multiple colliders ensures that applications can scale up to accommodate more complex scenes without compromising performance or interactivity.</w:t>
      </w:r>
    </w:p>
    <w:p w14:paraId="15E0BFA6" w14:textId="77777777" w:rsidR="00464859" w:rsidRPr="00392042" w:rsidRDefault="00464859" w:rsidP="00464859">
      <w:pPr>
        <w:rPr>
          <w:lang w:val="en-US"/>
        </w:rPr>
      </w:pPr>
      <w:r w:rsidRPr="00392042">
        <w:rPr>
          <w:lang w:val="en-US"/>
        </w:rPr>
        <w:t>Furthermore, employing multiple colliders allows developers to create custom collision interactions tailored to specific gameplay requirements or design constraints. For example, developers can use trigger colliders to create invisible boundaries or zones that generate events without simulating a physical collision, allowing for unique game mechanics or special effects.</w:t>
      </w:r>
    </w:p>
    <w:p w14:paraId="6A24FD86" w14:textId="77777777" w:rsidR="00464859" w:rsidRDefault="00464859" w:rsidP="00464859">
      <w:pPr>
        <w:rPr>
          <w:lang w:val="en-US"/>
        </w:rPr>
      </w:pPr>
      <w:r w:rsidRPr="00392042">
        <w:rPr>
          <w:lang w:val="en-US"/>
        </w:rPr>
        <w:t>In conclusion, effectively managing multiple colliders in Unity enables developers to create rich, immersive, and interactive virtual environments that maintain optimal performance and deliver a satisfying user experience.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0"/>
      </w:tblGrid>
      <w:tr w:rsidR="00464859" w:rsidRPr="00A324B4" w14:paraId="3EB2D1BE" w14:textId="77777777" w:rsidTr="00543147">
        <w:trPr>
          <w:trHeight w:val="3686"/>
        </w:trPr>
        <w:tc>
          <w:tcPr>
            <w:tcW w:w="0" w:type="auto"/>
          </w:tcPr>
          <w:p w14:paraId="281EDCB1" w14:textId="77777777" w:rsidR="00464859" w:rsidRDefault="00464859" w:rsidP="00464859">
            <w:pPr>
              <w:keepNext/>
            </w:pPr>
            <w:r>
              <w:rPr>
                <w:noProof/>
                <w:lang w:val="en-US"/>
              </w:rPr>
              <w:drawing>
                <wp:inline distT="0" distB="0" distL="0" distR="0" wp14:anchorId="61A083FC" wp14:editId="65F44BFC">
                  <wp:extent cx="2811983" cy="1952625"/>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drender.PNG"/>
                          <pic:cNvPicPr/>
                        </pic:nvPicPr>
                        <pic:blipFill>
                          <a:blip r:embed="rId25">
                            <a:extLst>
                              <a:ext uri="{28A0092B-C50C-407E-A947-70E740481C1C}">
                                <a14:useLocalDpi xmlns:a14="http://schemas.microsoft.com/office/drawing/2010/main" val="0"/>
                              </a:ext>
                            </a:extLst>
                          </a:blip>
                          <a:stretch>
                            <a:fillRect/>
                          </a:stretch>
                        </pic:blipFill>
                        <pic:spPr>
                          <a:xfrm>
                            <a:off x="0" y="0"/>
                            <a:ext cx="2834090" cy="1967976"/>
                          </a:xfrm>
                          <a:prstGeom prst="rect">
                            <a:avLst/>
                          </a:prstGeom>
                        </pic:spPr>
                      </pic:pic>
                    </a:graphicData>
                  </a:graphic>
                </wp:inline>
              </w:drawing>
            </w:r>
          </w:p>
          <w:p w14:paraId="43053211" w14:textId="072BB88B" w:rsidR="00464859" w:rsidRPr="00543147" w:rsidRDefault="00464859" w:rsidP="00543147">
            <w:pPr>
              <w:pStyle w:val="Beschriftung"/>
              <w:spacing w:before="120" w:after="240" w:line="360" w:lineRule="auto"/>
              <w:jc w:val="center"/>
              <w:rPr>
                <w:sz w:val="20"/>
                <w:szCs w:val="20"/>
                <w:lang w:val="en-US"/>
              </w:rPr>
            </w:pPr>
            <w:bookmarkStart w:id="42" w:name="_Toc133485656"/>
            <w:r w:rsidRPr="00543147">
              <w:rPr>
                <w:sz w:val="20"/>
                <w:szCs w:val="20"/>
                <w:lang w:val="en-US"/>
              </w:rPr>
              <w:t xml:space="preserve">Figure </w:t>
            </w:r>
            <w:r w:rsidRPr="00543147">
              <w:rPr>
                <w:sz w:val="20"/>
              </w:rPr>
              <w:fldChar w:fldCharType="begin"/>
            </w:r>
            <w:r w:rsidRPr="00543147">
              <w:rPr>
                <w:sz w:val="20"/>
                <w:szCs w:val="20"/>
                <w:lang w:val="en-US"/>
              </w:rPr>
              <w:instrText xml:space="preserve"> SEQ Figure \* ARABIC </w:instrText>
            </w:r>
            <w:r w:rsidRPr="00543147">
              <w:rPr>
                <w:sz w:val="20"/>
              </w:rPr>
              <w:fldChar w:fldCharType="separate"/>
            </w:r>
            <w:r w:rsidR="00937F0D">
              <w:rPr>
                <w:noProof/>
                <w:sz w:val="20"/>
                <w:szCs w:val="20"/>
                <w:lang w:val="en-US"/>
              </w:rPr>
              <w:t>4</w:t>
            </w:r>
            <w:r w:rsidRPr="00543147">
              <w:rPr>
                <w:sz w:val="20"/>
              </w:rPr>
              <w:fldChar w:fldCharType="end"/>
            </w:r>
            <w:r w:rsidRPr="00543147">
              <w:rPr>
                <w:sz w:val="20"/>
                <w:szCs w:val="20"/>
                <w:lang w:val="en-US"/>
              </w:rPr>
              <w:t xml:space="preserve"> Rendered Hand Model in Unity</w:t>
            </w:r>
            <w:bookmarkEnd w:id="42"/>
          </w:p>
        </w:tc>
        <w:tc>
          <w:tcPr>
            <w:tcW w:w="0" w:type="auto"/>
          </w:tcPr>
          <w:p w14:paraId="395E7FC2" w14:textId="77777777" w:rsidR="00464859" w:rsidRDefault="00464859" w:rsidP="00464859">
            <w:pPr>
              <w:keepNext/>
            </w:pPr>
            <w:r>
              <w:rPr>
                <w:noProof/>
                <w:lang w:val="en-US"/>
              </w:rPr>
              <w:drawing>
                <wp:inline distT="0" distB="0" distL="0" distR="0" wp14:anchorId="681402E6" wp14:editId="62C01129">
                  <wp:extent cx="2676525" cy="19335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colliders.PNG"/>
                          <pic:cNvPicPr/>
                        </pic:nvPicPr>
                        <pic:blipFill>
                          <a:blip r:embed="rId26">
                            <a:extLst>
                              <a:ext uri="{28A0092B-C50C-407E-A947-70E740481C1C}">
                                <a14:useLocalDpi xmlns:a14="http://schemas.microsoft.com/office/drawing/2010/main" val="0"/>
                              </a:ext>
                            </a:extLst>
                          </a:blip>
                          <a:stretch>
                            <a:fillRect/>
                          </a:stretch>
                        </pic:blipFill>
                        <pic:spPr>
                          <a:xfrm>
                            <a:off x="0" y="0"/>
                            <a:ext cx="2709648" cy="1957504"/>
                          </a:xfrm>
                          <a:prstGeom prst="rect">
                            <a:avLst/>
                          </a:prstGeom>
                        </pic:spPr>
                      </pic:pic>
                    </a:graphicData>
                  </a:graphic>
                </wp:inline>
              </w:drawing>
            </w:r>
          </w:p>
          <w:p w14:paraId="7957F72F" w14:textId="34B30A61" w:rsidR="00464859" w:rsidRPr="00543147" w:rsidRDefault="00464859" w:rsidP="00543147">
            <w:pPr>
              <w:pStyle w:val="Beschriftung"/>
              <w:spacing w:before="120" w:after="240" w:line="360" w:lineRule="auto"/>
              <w:jc w:val="center"/>
              <w:rPr>
                <w:sz w:val="20"/>
                <w:szCs w:val="20"/>
                <w:lang w:val="en-US"/>
              </w:rPr>
            </w:pPr>
            <w:bookmarkStart w:id="43" w:name="_Toc133485657"/>
            <w:r w:rsidRPr="00543147">
              <w:rPr>
                <w:sz w:val="20"/>
                <w:szCs w:val="20"/>
                <w:lang w:val="en-US"/>
              </w:rPr>
              <w:t xml:space="preserve">Figure </w:t>
            </w:r>
            <w:r w:rsidRPr="00543147">
              <w:rPr>
                <w:sz w:val="20"/>
                <w:lang w:val="en-US"/>
              </w:rPr>
              <w:fldChar w:fldCharType="begin"/>
            </w:r>
            <w:r w:rsidRPr="00543147">
              <w:rPr>
                <w:sz w:val="20"/>
                <w:szCs w:val="20"/>
                <w:lang w:val="en-US"/>
              </w:rPr>
              <w:instrText xml:space="preserve"> SEQ Figure \* ARABIC </w:instrText>
            </w:r>
            <w:r w:rsidRPr="00543147">
              <w:rPr>
                <w:sz w:val="20"/>
                <w:lang w:val="en-US"/>
              </w:rPr>
              <w:fldChar w:fldCharType="separate"/>
            </w:r>
            <w:r w:rsidR="00937F0D">
              <w:rPr>
                <w:noProof/>
                <w:sz w:val="20"/>
                <w:szCs w:val="20"/>
                <w:lang w:val="en-US"/>
              </w:rPr>
              <w:t>5</w:t>
            </w:r>
            <w:r w:rsidRPr="00543147">
              <w:rPr>
                <w:sz w:val="20"/>
                <w:lang w:val="en-US"/>
              </w:rPr>
              <w:fldChar w:fldCharType="end"/>
            </w:r>
            <w:r w:rsidRPr="00543147">
              <w:rPr>
                <w:sz w:val="20"/>
                <w:szCs w:val="20"/>
                <w:lang w:val="en-US"/>
              </w:rPr>
              <w:t xml:space="preserve"> Hand Shape is approximated by multiple colliders</w:t>
            </w:r>
            <w:bookmarkEnd w:id="43"/>
          </w:p>
        </w:tc>
      </w:tr>
    </w:tbl>
    <w:p w14:paraId="6D252FAD" w14:textId="77777777" w:rsidR="00464859" w:rsidRPr="00392042" w:rsidRDefault="00464859" w:rsidP="00464859">
      <w:pPr>
        <w:rPr>
          <w:lang w:val="en-US"/>
        </w:rPr>
      </w:pPr>
      <w:r w:rsidRPr="00392042">
        <w:rPr>
          <w:lang w:val="en-US"/>
        </w:rPr>
        <w:t>To manage multiple colliders efficiently, developers can use a combination of layering, collision filtering, bounding volume hierarchy (BVH), compound colliders, and trigger colliders</w:t>
      </w:r>
      <w:r>
        <w:rPr>
          <w:lang w:val="en-US"/>
        </w:rPr>
        <w:t>:</w:t>
      </w:r>
    </w:p>
    <w:p w14:paraId="46A2EEE4" w14:textId="77777777" w:rsidR="00464859" w:rsidRPr="00392042" w:rsidRDefault="00464859" w:rsidP="009E1753">
      <w:pPr>
        <w:pStyle w:val="Listenabsatz"/>
        <w:numPr>
          <w:ilvl w:val="0"/>
          <w:numId w:val="13"/>
        </w:numPr>
        <w:rPr>
          <w:lang w:val="en-US"/>
        </w:rPr>
      </w:pPr>
      <w:r w:rsidRPr="00392042">
        <w:rPr>
          <w:lang w:val="en-US"/>
        </w:rPr>
        <w:t>Layering and Collision Filtering: Assign objects to specific layers and use the Physics Manager's "Layer Collision Matrix" to specify which layers can interact with each other. This approach helps reduce unnecessary collision calculations and improves performance.</w:t>
      </w:r>
    </w:p>
    <w:p w14:paraId="73B38228" w14:textId="77777777" w:rsidR="00464859" w:rsidRPr="00392042" w:rsidRDefault="00464859" w:rsidP="009E1753">
      <w:pPr>
        <w:pStyle w:val="Listenabsatz"/>
        <w:numPr>
          <w:ilvl w:val="0"/>
          <w:numId w:val="13"/>
        </w:numPr>
        <w:rPr>
          <w:lang w:val="en-US"/>
        </w:rPr>
      </w:pPr>
      <w:r w:rsidRPr="00392042">
        <w:rPr>
          <w:lang w:val="en-US"/>
        </w:rPr>
        <w:t>Bounding Volume Hierarchy (BVH): Organize colliders into a hierarchical tree structure, with larger bounding volumes enclosing smaller ones, to quickly discard colliders that are not in close proximity. Unity's physics engine automatically builds and updates BVH structures for static colliders, while dynamic colliders can be managed using custom scripts or third-party plugins.</w:t>
      </w:r>
    </w:p>
    <w:p w14:paraId="489536DC" w14:textId="77777777" w:rsidR="00464859" w:rsidRPr="00392042" w:rsidRDefault="00464859" w:rsidP="009E1753">
      <w:pPr>
        <w:pStyle w:val="Listenabsatz"/>
        <w:numPr>
          <w:ilvl w:val="0"/>
          <w:numId w:val="13"/>
        </w:numPr>
        <w:rPr>
          <w:lang w:val="en-US"/>
        </w:rPr>
      </w:pPr>
      <w:r w:rsidRPr="00392042">
        <w:rPr>
          <w:lang w:val="en-US"/>
        </w:rPr>
        <w:lastRenderedPageBreak/>
        <w:t>Compound Colliders: Use multiple primitive colliders to approximate the shape of complex objects, rather than using a single mesh collider. This technique can significantly improve collision detection performance, especially for objects that frequently interact with other objects in the scene.</w:t>
      </w:r>
    </w:p>
    <w:p w14:paraId="1F66795B" w14:textId="77777777" w:rsidR="00464859" w:rsidRDefault="00464859" w:rsidP="009E1753">
      <w:pPr>
        <w:pStyle w:val="Listenabsatz"/>
        <w:numPr>
          <w:ilvl w:val="0"/>
          <w:numId w:val="13"/>
        </w:numPr>
        <w:rPr>
          <w:lang w:val="en-US"/>
        </w:rPr>
      </w:pPr>
      <w:r w:rsidRPr="00392042">
        <w:rPr>
          <w:lang w:val="en-US"/>
        </w:rPr>
        <w:t>Trigger Colliders: Create invisible boundaries or zones that generate events when objects pass through them, without simulating a physical collision. By setting the "Is Trigger" property on a Collider component, it becomes a trigger collider that will trigger OnTriggerEnter, OnTriggerStay, and OnTriggerExit callback methods.</w:t>
      </w:r>
    </w:p>
    <w:p w14:paraId="394A4CF5" w14:textId="77777777" w:rsidR="00464859" w:rsidRPr="0010065E" w:rsidRDefault="00464859" w:rsidP="0010065E">
      <w:pPr>
        <w:pStyle w:val="berschrift3"/>
      </w:pPr>
      <w:bookmarkStart w:id="44" w:name="_Toc133485545"/>
      <w:r w:rsidRPr="0010065E">
        <w:t>Rigid Body</w:t>
      </w:r>
      <w:bookmarkEnd w:id="44"/>
    </w:p>
    <w:p w14:paraId="727735FB" w14:textId="77777777" w:rsidR="00464859" w:rsidRPr="0052580D" w:rsidRDefault="00464859" w:rsidP="00464859">
      <w:pPr>
        <w:rPr>
          <w:lang w:val="en-US"/>
        </w:rPr>
      </w:pPr>
      <w:r w:rsidRPr="0052580D">
        <w:rPr>
          <w:lang w:val="en-US"/>
        </w:rPr>
        <w:t>In Unity, a Rigidbody is a component that enables physics-based interactions for a 3D object. By attaching a Rigidbody component to an object, you allow it to be influenced by forces, gravity, and other physical effects present in the scene. This component essentially brings the object under the control of Unity's built-in physics engine, which is based on the popular PhysX engine developed by NVIDIA.</w:t>
      </w:r>
    </w:p>
    <w:p w14:paraId="625EDC5C" w14:textId="77777777" w:rsidR="00464859" w:rsidRPr="0052580D" w:rsidRDefault="00464859" w:rsidP="00464859">
      <w:pPr>
        <w:rPr>
          <w:lang w:val="en-US"/>
        </w:rPr>
      </w:pPr>
      <w:r w:rsidRPr="0052580D">
        <w:rPr>
          <w:lang w:val="en-US"/>
        </w:rPr>
        <w:t>The Rigidbody component works by applying Newton's laws of motion to the object. When a force is applied to an object with a Rigidbody, it causes the object to accelerate, depending on its mass. Similarly, torque can be applied to the object, resulting in angular acceleration and rotation. The physics engine also takes into account other factors such as friction, drag, and collision response when calculating the motion of a Rigidbody.</w:t>
      </w:r>
    </w:p>
    <w:p w14:paraId="6C38B120" w14:textId="77777777" w:rsidR="00464859" w:rsidRPr="0052580D" w:rsidRDefault="00464859" w:rsidP="00464859">
      <w:pPr>
        <w:rPr>
          <w:lang w:val="en-US"/>
        </w:rPr>
      </w:pPr>
      <w:r w:rsidRPr="0052580D">
        <w:rPr>
          <w:lang w:val="en-US"/>
        </w:rPr>
        <w:t>When an object with a Rigidbody component collides with another object that has a Collider component, the physics engine calculates the collision response and updates the position and rotation of the Rigidbody accordingly. This allows for realistic interactions between objects in the scene, enabling a wide range of applications, such as simulations, virtual reality experiences, and interactive 3D visualizations.</w:t>
      </w:r>
    </w:p>
    <w:p w14:paraId="55F0148E" w14:textId="77777777" w:rsidR="00464859" w:rsidRPr="0052580D" w:rsidRDefault="00464859" w:rsidP="00464859">
      <w:pPr>
        <w:rPr>
          <w:lang w:val="en-US"/>
        </w:rPr>
      </w:pPr>
      <w:r w:rsidRPr="0052580D">
        <w:rPr>
          <w:lang w:val="en-US"/>
        </w:rPr>
        <w:t>It is essential to note that Rigidbody objects should not be moved using the Transform component directly, as this can cause unrealistic behavior and inconsistencies in the physics simulation. Instead, forces, torques, or the Rigidbody's velocity and angular velocity properties should be used to manipulate the object's movement.</w:t>
      </w:r>
    </w:p>
    <w:p w14:paraId="76517635" w14:textId="77777777" w:rsidR="00464859" w:rsidRPr="0010065E" w:rsidRDefault="00464859" w:rsidP="0010065E">
      <w:pPr>
        <w:pStyle w:val="berschrift3"/>
      </w:pPr>
      <w:bookmarkStart w:id="45" w:name="_Toc133485546"/>
      <w:r w:rsidRPr="0010065E">
        <w:t>Raycasting</w:t>
      </w:r>
      <w:bookmarkEnd w:id="45"/>
    </w:p>
    <w:p w14:paraId="2E30BB4D" w14:textId="77777777" w:rsidR="00464859" w:rsidRPr="000D4ADE" w:rsidRDefault="00464859" w:rsidP="00464859">
      <w:pPr>
        <w:rPr>
          <w:lang w:val="en-US"/>
        </w:rPr>
      </w:pPr>
      <w:r w:rsidRPr="000D4ADE">
        <w:rPr>
          <w:lang w:val="en-US"/>
        </w:rPr>
        <w:t>Raycasting is a technique used in computer graphics and game development to simulate the behavior of a ray of light or a line segment, which is cast or projected from an origin point into a scene. The primary purpose of raycasting is to determine if the ray intersects any objects within the scene and to gather information about those intersections.</w:t>
      </w:r>
    </w:p>
    <w:p w14:paraId="1E8E501E" w14:textId="77777777" w:rsidR="00464859" w:rsidRPr="000D4ADE" w:rsidRDefault="00464859" w:rsidP="00464859">
      <w:pPr>
        <w:rPr>
          <w:lang w:val="en-US"/>
        </w:rPr>
      </w:pPr>
      <w:r w:rsidRPr="000D4ADE">
        <w:rPr>
          <w:lang w:val="en-US"/>
        </w:rPr>
        <w:t>In Unity, raycasting is implemented using the Physics.Raycast() function, which takes several parameters, including the origin point of the ray, the direction in which the ray is cast, and an optional distance parameter that limits the length of the ray. When the raycast is performed, it calculates the intersections between the ray and the colliders of objects in the scene. If the ray intersects an object, the function returns true, and additional information about the inter</w:t>
      </w:r>
      <w:r w:rsidRPr="000D4ADE">
        <w:rPr>
          <w:lang w:val="en-US"/>
        </w:rPr>
        <w:lastRenderedPageBreak/>
        <w:t>section point, such as the distance from the origin and the normal vector of the surface at the intersection, can be accessed through a RaycastHit object.</w:t>
      </w:r>
    </w:p>
    <w:p w14:paraId="54A44BE4" w14:textId="77777777" w:rsidR="00464859" w:rsidRDefault="00464859" w:rsidP="00464859">
      <w:pPr>
        <w:rPr>
          <w:lang w:val="en-US"/>
        </w:rPr>
      </w:pPr>
      <w:r w:rsidRPr="000D4ADE">
        <w:rPr>
          <w:lang w:val="en-US"/>
        </w:rPr>
        <w:t>The theory behind raycasting is based on the concept of linear algebra and vector mathematics. By representing the ray as a parametric equation, we can determine the points in 3D space where the ray intersects the surfaces of objects. These intersections are then tested against the geometric representations of the objects (e.g., bounding boxes, spheres, or more complex mesh colliders) to determine if the ray truly intersects the object.</w:t>
      </w:r>
    </w:p>
    <w:p w14:paraId="3E003E1F" w14:textId="77777777" w:rsidR="00464859" w:rsidRDefault="00464859" w:rsidP="00464859">
      <w:pPr>
        <w:keepNext/>
        <w:jc w:val="center"/>
      </w:pPr>
      <w:r>
        <w:rPr>
          <w:noProof/>
          <w:lang w:val="en-US" w:eastAsia="zh-CN"/>
        </w:rPr>
        <w:drawing>
          <wp:inline distT="0" distB="0" distL="0" distR="0" wp14:anchorId="7D5F4967" wp14:editId="4B8FE9C1">
            <wp:extent cx="3638550" cy="24435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ycasting.png"/>
                    <pic:cNvPicPr/>
                  </pic:nvPicPr>
                  <pic:blipFill>
                    <a:blip r:embed="rId27">
                      <a:extLst>
                        <a:ext uri="{28A0092B-C50C-407E-A947-70E740481C1C}">
                          <a14:useLocalDpi xmlns:a14="http://schemas.microsoft.com/office/drawing/2010/main" val="0"/>
                        </a:ext>
                      </a:extLst>
                    </a:blip>
                    <a:stretch>
                      <a:fillRect/>
                    </a:stretch>
                  </pic:blipFill>
                  <pic:spPr>
                    <a:xfrm>
                      <a:off x="0" y="0"/>
                      <a:ext cx="3655876" cy="2455209"/>
                    </a:xfrm>
                    <a:prstGeom prst="rect">
                      <a:avLst/>
                    </a:prstGeom>
                  </pic:spPr>
                </pic:pic>
              </a:graphicData>
            </a:graphic>
          </wp:inline>
        </w:drawing>
      </w:r>
    </w:p>
    <w:p w14:paraId="2A5C125D" w14:textId="5D3A7C8B" w:rsidR="00464859" w:rsidRDefault="00464859" w:rsidP="00464859">
      <w:pPr>
        <w:pStyle w:val="Beschriftung"/>
        <w:jc w:val="center"/>
        <w:rPr>
          <w:lang w:val="en-US"/>
        </w:rPr>
      </w:pPr>
      <w:bookmarkStart w:id="46" w:name="_Toc133485658"/>
      <w:r w:rsidRPr="004130BA">
        <w:rPr>
          <w:lang w:val="en-US"/>
        </w:rPr>
        <w:t xml:space="preserve">Figure </w:t>
      </w:r>
      <w:r>
        <w:fldChar w:fldCharType="begin"/>
      </w:r>
      <w:r w:rsidRPr="004130BA">
        <w:rPr>
          <w:lang w:val="en-US"/>
        </w:rPr>
        <w:instrText xml:space="preserve"> SEQ Figure \* ARABIC </w:instrText>
      </w:r>
      <w:r>
        <w:fldChar w:fldCharType="separate"/>
      </w:r>
      <w:r w:rsidR="00937F0D">
        <w:rPr>
          <w:noProof/>
          <w:lang w:val="en-US"/>
        </w:rPr>
        <w:t>6</w:t>
      </w:r>
      <w:r>
        <w:fldChar w:fldCharType="end"/>
      </w:r>
      <w:r w:rsidRPr="004130BA">
        <w:rPr>
          <w:lang w:val="en-US"/>
        </w:rPr>
        <w:t xml:space="preserve"> A Game Object is selected by </w:t>
      </w:r>
      <w:bookmarkEnd w:id="46"/>
      <w:r w:rsidR="00773EF0" w:rsidRPr="004130BA">
        <w:rPr>
          <w:lang w:val="en-US"/>
        </w:rPr>
        <w:t>ray casting</w:t>
      </w:r>
    </w:p>
    <w:p w14:paraId="2939513A" w14:textId="77777777" w:rsidR="006125EE" w:rsidRPr="00997926" w:rsidRDefault="006125EE" w:rsidP="00997926">
      <w:pPr>
        <w:pStyle w:val="berschrift2"/>
        <w:rPr>
          <w:lang w:val="en-US"/>
        </w:rPr>
      </w:pPr>
      <w:bookmarkStart w:id="47" w:name="_Toc133485547"/>
      <w:r w:rsidRPr="00997926">
        <w:rPr>
          <w:lang w:val="en-US"/>
        </w:rPr>
        <w:t>Data Exc</w:t>
      </w:r>
      <w:r w:rsidR="00353F53">
        <w:rPr>
          <w:lang w:val="en-US"/>
        </w:rPr>
        <w:t>h</w:t>
      </w:r>
      <w:r w:rsidRPr="00997926">
        <w:rPr>
          <w:lang w:val="en-US"/>
        </w:rPr>
        <w:t>ange</w:t>
      </w:r>
      <w:bookmarkEnd w:id="47"/>
    </w:p>
    <w:p w14:paraId="16EDF6F0" w14:textId="77777777" w:rsidR="00997926" w:rsidRPr="00997926" w:rsidRDefault="00997926" w:rsidP="00997926">
      <w:pPr>
        <w:rPr>
          <w:lang w:val="en-US"/>
        </w:rPr>
      </w:pPr>
      <w:r w:rsidRPr="00997926">
        <w:rPr>
          <w:lang w:val="en-US"/>
        </w:rPr>
        <w:t xml:space="preserve">CAD data exchange is a critical aspect of modern product development that enables the sharing of 3D models, simulation data, and other product-related information between different software systems. Understanding the compatibility and conversion options for CAD data exchange to VR environments is crucial for creating immersive and interactive experiences for </w:t>
      </w:r>
      <w:r>
        <w:rPr>
          <w:lang w:val="en-US"/>
        </w:rPr>
        <w:t>product design and development.</w:t>
      </w:r>
    </w:p>
    <w:p w14:paraId="422718FF" w14:textId="77777777" w:rsidR="00997926" w:rsidRPr="00997926" w:rsidRDefault="00997926" w:rsidP="00997926">
      <w:pPr>
        <w:rPr>
          <w:lang w:val="en-US"/>
        </w:rPr>
      </w:pPr>
      <w:r w:rsidRPr="00997926">
        <w:rPr>
          <w:lang w:val="en-US"/>
        </w:rPr>
        <w:t>Compatible data types for CAD software include IGES, STEP, and STL, which are widely supported by most 3D modeling and CAM software. For VR environments, formats such as OBJ, FBX, and Collada are commonly used, with Unity supporting a wide range of formats. However, compatibility issues such as scale and axis differences can arise when importing CAD data into Unity, requiring additional manual intervention to achieve the desired results.</w:t>
      </w:r>
    </w:p>
    <w:p w14:paraId="70F6D73C" w14:textId="77777777" w:rsidR="00997926" w:rsidRPr="00997926" w:rsidRDefault="00997926" w:rsidP="00997926">
      <w:pPr>
        <w:rPr>
          <w:lang w:val="en-US"/>
        </w:rPr>
      </w:pPr>
      <w:r w:rsidRPr="00997926">
        <w:rPr>
          <w:lang w:val="en-US"/>
        </w:rPr>
        <w:t>One approach to changing CAD data to be compatible with VR without using third-party software is to export CAD data to a common format such as OBJ, FBX, or Collada and import the data into Unity. However, this may require additional manual intervention to achieve the desired results, such as adjusting the scale and orientation of the model to match the Unity environment. Another approach is to use Unity's built-in 3D modeling tools to modify the CAD data directly within the Unity environment. This requires a solid understanding of Unity's 3D modeling tools and may not be suitable for more complex CAD models.</w:t>
      </w:r>
    </w:p>
    <w:p w14:paraId="48AC0884" w14:textId="77777777" w:rsidR="00997926" w:rsidRPr="00997926" w:rsidRDefault="00997926" w:rsidP="00997926">
      <w:pPr>
        <w:rPr>
          <w:lang w:val="en-US"/>
        </w:rPr>
      </w:pPr>
    </w:p>
    <w:p w14:paraId="0ACF8334" w14:textId="77777777" w:rsidR="00997926" w:rsidRPr="00997926" w:rsidRDefault="00997926" w:rsidP="00997926">
      <w:pPr>
        <w:rPr>
          <w:lang w:val="en-US"/>
        </w:rPr>
      </w:pPr>
      <w:r w:rsidRPr="00997926">
        <w:rPr>
          <w:lang w:val="en-US"/>
        </w:rPr>
        <w:t>Third-party software such as Pixyz and Datasmith can be used to streamline and automate the CAD data exchange to VR environments. Pixyz offers features such as geometry simplification, mesh optimization, UV mapping, and material conversion, among others, enabling the conversion of CAD data into various game engines and VR environments. Datasmith provides a data import and optimization plugin for Unreal Engine, allowing users to import CAD data directly into Unreal Engine with features such as automated data processing, UV ma</w:t>
      </w:r>
      <w:r>
        <w:rPr>
          <w:lang w:val="en-US"/>
        </w:rPr>
        <w:t>pping, and material conversion.</w:t>
      </w:r>
    </w:p>
    <w:p w14:paraId="55E90DCC" w14:textId="77777777" w:rsidR="00997926" w:rsidRPr="00997926" w:rsidRDefault="00997926" w:rsidP="00997926">
      <w:pPr>
        <w:rPr>
          <w:lang w:val="en-US"/>
        </w:rPr>
      </w:pPr>
      <w:r w:rsidRPr="00997926">
        <w:rPr>
          <w:lang w:val="en-US"/>
        </w:rPr>
        <w:t>Geometry simplification reduces the complexity of 3D models by removing redundant or unnecessary geometry, improving overall performance, and reducing file size. Mesh optimization improves the quality of 3D meshes by reducing polygon count and improving topology, improving visual quality, and reducing file size. UV mapping maps 2D textures onto 3D models, essential for creating realistic textures and materials. Material conversion converts materials from a CAD format to a format compatible with VR environments, ensuring compatibility with VR engines.</w:t>
      </w:r>
    </w:p>
    <w:p w14:paraId="68C335E1" w14:textId="77777777" w:rsidR="006125EE" w:rsidRDefault="00997926" w:rsidP="00997926">
      <w:pPr>
        <w:rPr>
          <w:lang w:val="en-US"/>
        </w:rPr>
      </w:pPr>
      <w:r w:rsidRPr="00997926">
        <w:rPr>
          <w:lang w:val="en-US"/>
        </w:rPr>
        <w:t>Overall, a comprehensive understanding of different data types, formats, and conversion options is necessary for effective CAD data exchange to VR environments. Leveraging compatible data types, converter software, and scaling techniques, and features such as geometry simplification, mesh optimization, UV mapping, and material conversion can help designers and engineers create immersive and interactive VR experiences for product design and development, reducing design time and costs, and improving collaboration among team members.</w:t>
      </w:r>
    </w:p>
    <w:p w14:paraId="23F6F2B9" w14:textId="77777777" w:rsidR="00EC31CD" w:rsidRDefault="000A7613" w:rsidP="00EC31CD">
      <w:pPr>
        <w:pStyle w:val="berschrift2"/>
        <w:rPr>
          <w:lang w:val="en-US"/>
        </w:rPr>
      </w:pPr>
      <w:bookmarkStart w:id="48" w:name="_Toc133485548"/>
      <w:r>
        <w:rPr>
          <w:lang w:val="en-US"/>
        </w:rPr>
        <w:t>Program</w:t>
      </w:r>
      <w:r w:rsidR="00EC31CD">
        <w:rPr>
          <w:lang w:val="en-US"/>
        </w:rPr>
        <w:t xml:space="preserve"> Design</w:t>
      </w:r>
      <w:bookmarkEnd w:id="48"/>
    </w:p>
    <w:p w14:paraId="53CA71F5" w14:textId="77777777" w:rsidR="00353F53" w:rsidRPr="00353F53" w:rsidRDefault="00353F53" w:rsidP="00EC31CD">
      <w:pPr>
        <w:pStyle w:val="berschrift3"/>
        <w:rPr>
          <w:lang w:val="en-US"/>
        </w:rPr>
      </w:pPr>
      <w:bookmarkStart w:id="49" w:name="_Toc133485549"/>
      <w:r w:rsidRPr="00353F53">
        <w:rPr>
          <w:lang w:val="en-US"/>
        </w:rPr>
        <w:t>Ob</w:t>
      </w:r>
      <w:r>
        <w:rPr>
          <w:lang w:val="en-US"/>
        </w:rPr>
        <w:t>ject-Oriented Programming (OOP)</w:t>
      </w:r>
      <w:bookmarkEnd w:id="49"/>
    </w:p>
    <w:p w14:paraId="18829A2D" w14:textId="77777777" w:rsidR="00353F53" w:rsidRPr="00353F53" w:rsidRDefault="00353F53" w:rsidP="00353F53">
      <w:pPr>
        <w:rPr>
          <w:lang w:val="en-US"/>
        </w:rPr>
      </w:pPr>
      <w:r w:rsidRPr="00353F53">
        <w:rPr>
          <w:lang w:val="en-US"/>
        </w:rPr>
        <w:t>Object-Oriented Programming (OOP) is a programming paradigm that is based on the concept of objects, which encapsulate data and behavior. OOP is widely used in software development because it offers several benefits over other programming paradigms. OOP provides a modular, reusable, and extensible approach to programming, making it easier to develop and maintain large-scale software projects.</w:t>
      </w:r>
    </w:p>
    <w:p w14:paraId="65615F7A" w14:textId="77777777" w:rsidR="00353F53" w:rsidRPr="00353F53" w:rsidRDefault="00353F53" w:rsidP="00353F53">
      <w:pPr>
        <w:rPr>
          <w:lang w:val="en-US"/>
        </w:rPr>
      </w:pPr>
      <w:r w:rsidRPr="00353F53">
        <w:rPr>
          <w:lang w:val="en-US"/>
        </w:rPr>
        <w:t>OOP should be used when a program requires a modular and extensible design, where different parts of the program can be easily modified or extended without affecting other parts. OOP also provides a natural way to model real-world objects, making it easier to understand and implement complex systems. The benefits of OOP include code reusability, modularity, extensibility, maintainability, and scalability.</w:t>
      </w:r>
    </w:p>
    <w:p w14:paraId="6398AED3" w14:textId="77777777" w:rsidR="00353F53" w:rsidRPr="00353F53" w:rsidRDefault="00353F53" w:rsidP="00353F53">
      <w:pPr>
        <w:rPr>
          <w:lang w:val="en-US"/>
        </w:rPr>
      </w:pPr>
      <w:r w:rsidRPr="00353F53">
        <w:rPr>
          <w:lang w:val="en-US"/>
        </w:rPr>
        <w:t xml:space="preserve">OOP thinking involves the creation of classes, which define the attributes and behaviors of objects. A class is a blueprint for an object, which defines its attributes (data) and behaviors (methods). An object is an instance of a class, which can be created and manipulated at </w:t>
      </w:r>
      <w:r w:rsidRPr="00353F53">
        <w:rPr>
          <w:lang w:val="en-US"/>
        </w:rPr>
        <w:lastRenderedPageBreak/>
        <w:t>runtime. Objects can communicate with each other by sending messages, which are calls to their methods.</w:t>
      </w:r>
    </w:p>
    <w:p w14:paraId="7377B6E1" w14:textId="77777777" w:rsidR="00353F53" w:rsidRPr="00353F53" w:rsidRDefault="00EC31CD" w:rsidP="00EC31CD">
      <w:pPr>
        <w:pStyle w:val="berschrift3"/>
        <w:rPr>
          <w:lang w:val="en-US"/>
        </w:rPr>
      </w:pPr>
      <w:bookmarkStart w:id="50" w:name="_Toc133485550"/>
      <w:r>
        <w:rPr>
          <w:lang w:val="en-US"/>
        </w:rPr>
        <w:t>Six Design Principles</w:t>
      </w:r>
      <w:bookmarkEnd w:id="50"/>
    </w:p>
    <w:p w14:paraId="52AFDAF6" w14:textId="77777777" w:rsidR="00353F53" w:rsidRPr="00353F53" w:rsidRDefault="00353F53" w:rsidP="00353F53">
      <w:pPr>
        <w:rPr>
          <w:lang w:val="en-US"/>
        </w:rPr>
      </w:pPr>
      <w:r w:rsidRPr="00353F53">
        <w:rPr>
          <w:lang w:val="en-US"/>
        </w:rPr>
        <w:t>There are six fundamental design principles in object-oriented programming, which are commonly known as SOLID principles. These principles provide guidelines for creating maintainable and extensible software systems. The six principles are:</w:t>
      </w:r>
    </w:p>
    <w:p w14:paraId="3F6FE7B5" w14:textId="77777777" w:rsidR="00EC31CD" w:rsidRPr="00EC31CD" w:rsidRDefault="00EC31CD" w:rsidP="00EC31CD">
      <w:pPr>
        <w:rPr>
          <w:lang w:val="en-US"/>
        </w:rPr>
      </w:pPr>
      <w:r w:rsidRPr="00EC31CD">
        <w:rPr>
          <w:lang w:val="en-US"/>
        </w:rPr>
        <w:t>Single Responsibility Principle (SRP):</w:t>
      </w:r>
    </w:p>
    <w:p w14:paraId="4318EA83" w14:textId="77777777" w:rsidR="00EC31CD" w:rsidRPr="00EC31CD" w:rsidRDefault="00EC31CD" w:rsidP="00EC31CD">
      <w:pPr>
        <w:rPr>
          <w:lang w:val="en-US"/>
        </w:rPr>
      </w:pPr>
      <w:r w:rsidRPr="00EC31CD">
        <w:rPr>
          <w:lang w:val="en-US"/>
        </w:rPr>
        <w:t>The Single Responsibility Principle states that a class should have only one responsibility. This means that the class should only have one reason to change. By adhering to this principle, each class becomes focused on a specific task, which leads to more maintainable and testable code. Breaking up large classes into smaller, focused classes can make code more modular, easier to unde</w:t>
      </w:r>
      <w:r>
        <w:rPr>
          <w:lang w:val="en-US"/>
        </w:rPr>
        <w:t>rstand, and less prone to bugs.</w:t>
      </w:r>
    </w:p>
    <w:p w14:paraId="2DE982AD" w14:textId="77777777" w:rsidR="00EC31CD" w:rsidRPr="00EC31CD" w:rsidRDefault="00EC31CD" w:rsidP="00EC31CD">
      <w:pPr>
        <w:rPr>
          <w:lang w:val="en-US"/>
        </w:rPr>
      </w:pPr>
      <w:r w:rsidRPr="00EC31CD">
        <w:rPr>
          <w:lang w:val="en-US"/>
        </w:rPr>
        <w:t>Open/Closed Principle (OCP):</w:t>
      </w:r>
    </w:p>
    <w:p w14:paraId="7246ED94" w14:textId="77777777" w:rsidR="00EC31CD" w:rsidRPr="00EC31CD" w:rsidRDefault="00EC31CD" w:rsidP="00EC31CD">
      <w:pPr>
        <w:rPr>
          <w:lang w:val="en-US"/>
        </w:rPr>
      </w:pPr>
      <w:r w:rsidRPr="00EC31CD">
        <w:rPr>
          <w:lang w:val="en-US"/>
        </w:rPr>
        <w:t>The Open/Closed Principle states that a class should be open for extension but closed for modification. This means that the behavior of a class can be extended without changing its source code. By following this principle, new functionality can be added without modifying existing code, which reduces the risk of introducing bugs or breaking existing code. This principle is often implemented through inheritance, composition, or the use of interfaces.</w:t>
      </w:r>
    </w:p>
    <w:p w14:paraId="26153297" w14:textId="77777777" w:rsidR="00EC31CD" w:rsidRPr="00EC31CD" w:rsidRDefault="00EC31CD" w:rsidP="00EC31CD">
      <w:pPr>
        <w:rPr>
          <w:lang w:val="en-US"/>
        </w:rPr>
      </w:pPr>
      <w:r w:rsidRPr="00EC31CD">
        <w:rPr>
          <w:lang w:val="en-US"/>
        </w:rPr>
        <w:t>Liskov Substitution Principle (LSP):</w:t>
      </w:r>
    </w:p>
    <w:p w14:paraId="16428D05" w14:textId="77777777" w:rsidR="00EC31CD" w:rsidRPr="00EC31CD" w:rsidRDefault="00EC31CD" w:rsidP="00EC31CD">
      <w:pPr>
        <w:rPr>
          <w:lang w:val="en-US"/>
        </w:rPr>
      </w:pPr>
      <w:r w:rsidRPr="00EC31CD">
        <w:rPr>
          <w:lang w:val="en-US"/>
        </w:rPr>
        <w:t xml:space="preserve">The Liskov Substitution Principle states that subtypes should be able to be used in place of their supertypes without affecting the correctness of the program. This means that derived classes should be able to be used in place of their base classes without any unexpected side effects. This principle ensures that the code is flexible and that new subtypes can be easily integrated into the codebase without affecting </w:t>
      </w:r>
      <w:r>
        <w:rPr>
          <w:lang w:val="en-US"/>
        </w:rPr>
        <w:t>the correctness of the program.</w:t>
      </w:r>
    </w:p>
    <w:p w14:paraId="1228BB35" w14:textId="77777777" w:rsidR="00EC31CD" w:rsidRPr="00EC31CD" w:rsidRDefault="00EC31CD" w:rsidP="00EC31CD">
      <w:pPr>
        <w:rPr>
          <w:lang w:val="en-US"/>
        </w:rPr>
      </w:pPr>
      <w:r w:rsidRPr="00EC31CD">
        <w:rPr>
          <w:lang w:val="en-US"/>
        </w:rPr>
        <w:t>Interface Segregation Principle (ISP):</w:t>
      </w:r>
    </w:p>
    <w:p w14:paraId="3FA2912F" w14:textId="77777777" w:rsidR="00EC31CD" w:rsidRPr="00EC31CD" w:rsidRDefault="00EC31CD" w:rsidP="00EC31CD">
      <w:pPr>
        <w:rPr>
          <w:lang w:val="en-US"/>
        </w:rPr>
      </w:pPr>
      <w:r w:rsidRPr="00EC31CD">
        <w:rPr>
          <w:lang w:val="en-US"/>
        </w:rPr>
        <w:t>The Interface Segregation Principle states that clients should not be forced to depend on interfaces they don't use. This means that interfaces should be fine-grained and focused on specific behaviors. By following this principle, the code becomes more modular, and dependencies between classes are reduced. This principle also promotes code reuse and makes it easie</w:t>
      </w:r>
      <w:r>
        <w:rPr>
          <w:lang w:val="en-US"/>
        </w:rPr>
        <w:t>r to extend or modify the code.</w:t>
      </w:r>
    </w:p>
    <w:p w14:paraId="5AA88300" w14:textId="77777777" w:rsidR="00EC31CD" w:rsidRPr="00EC31CD" w:rsidRDefault="00EC31CD" w:rsidP="00EC31CD">
      <w:pPr>
        <w:rPr>
          <w:lang w:val="en-US"/>
        </w:rPr>
      </w:pPr>
      <w:r w:rsidRPr="00EC31CD">
        <w:rPr>
          <w:lang w:val="en-US"/>
        </w:rPr>
        <w:t>Dependency Inversion Principle (DIP):</w:t>
      </w:r>
    </w:p>
    <w:p w14:paraId="0DB6896B" w14:textId="77777777" w:rsidR="00EC31CD" w:rsidRPr="00EC31CD" w:rsidRDefault="00EC31CD" w:rsidP="00EC31CD">
      <w:pPr>
        <w:rPr>
          <w:lang w:val="en-US"/>
        </w:rPr>
      </w:pPr>
      <w:r w:rsidRPr="00EC31CD">
        <w:rPr>
          <w:lang w:val="en-US"/>
        </w:rPr>
        <w:t xml:space="preserve">The Dependency Inversion Principle states that high-level modules should not depend on low-level modules. Instead, both should depend on abstractions. Abstractions should not depend on details. Details should depend on abstractions. This means that modules should not depend on each other directly, but instead, they should depend on abstractions, such as </w:t>
      </w:r>
      <w:r w:rsidRPr="00EC31CD">
        <w:rPr>
          <w:lang w:val="en-US"/>
        </w:rPr>
        <w:lastRenderedPageBreak/>
        <w:t xml:space="preserve">interfaces or abstract classes. By adhering to this principle, the code becomes more modular, </w:t>
      </w:r>
      <w:r>
        <w:rPr>
          <w:lang w:val="en-US"/>
        </w:rPr>
        <w:t>extensible, and easier to test.</w:t>
      </w:r>
    </w:p>
    <w:p w14:paraId="2EC28F5C" w14:textId="77777777" w:rsidR="00EC31CD" w:rsidRPr="00EC31CD" w:rsidRDefault="00EC31CD" w:rsidP="00EC31CD">
      <w:pPr>
        <w:rPr>
          <w:lang w:val="en-US"/>
        </w:rPr>
      </w:pPr>
      <w:r w:rsidRPr="00EC31CD">
        <w:rPr>
          <w:lang w:val="en-US"/>
        </w:rPr>
        <w:t>Composition Over Inheritance:</w:t>
      </w:r>
    </w:p>
    <w:p w14:paraId="79028CD1" w14:textId="77777777" w:rsidR="00353F53" w:rsidRPr="00353F53" w:rsidRDefault="00EC31CD" w:rsidP="00EC31CD">
      <w:pPr>
        <w:rPr>
          <w:lang w:val="en-US"/>
        </w:rPr>
      </w:pPr>
      <w:r w:rsidRPr="00EC31CD">
        <w:rPr>
          <w:lang w:val="en-US"/>
        </w:rPr>
        <w:t>The Composition Over Inheritance principle states that inheritance should be used sparingly, and composition should be favored. This means that behavior should be added to a class by composing it with other objects rather than inheriting behavior from parent classes. By following this principle, the code becomes more flexible and easier to extend. Inheritance can often lead to tight coupling between classes, making the code less modular and harder to maintain over time.</w:t>
      </w:r>
    </w:p>
    <w:p w14:paraId="71E12A4E" w14:textId="77777777" w:rsidR="00353F53" w:rsidRDefault="00353F53" w:rsidP="00353F53">
      <w:pPr>
        <w:rPr>
          <w:lang w:val="en-US"/>
        </w:rPr>
      </w:pPr>
      <w:r w:rsidRPr="00353F53">
        <w:rPr>
          <w:lang w:val="en-US"/>
        </w:rPr>
        <w:t>By following these principles, software developers can create systems that are modular, extensible, and maintainable over time. Meeting these principles ensures that the code is easy to understand, modify, and extend, reduces the likelihood of bugs and unintended consequences, and improves the overall quality of the software.</w:t>
      </w:r>
    </w:p>
    <w:p w14:paraId="6620E041" w14:textId="77777777" w:rsidR="00EC31CD" w:rsidRDefault="000A7613" w:rsidP="000A7613">
      <w:pPr>
        <w:pStyle w:val="berschrift3"/>
        <w:rPr>
          <w:lang w:val="en-US"/>
        </w:rPr>
      </w:pPr>
      <w:bookmarkStart w:id="51" w:name="_Toc133485551"/>
      <w:r>
        <w:rPr>
          <w:lang w:val="en-US"/>
        </w:rPr>
        <w:t>Data Structure</w:t>
      </w:r>
      <w:bookmarkEnd w:id="51"/>
    </w:p>
    <w:p w14:paraId="16480970" w14:textId="77777777" w:rsidR="000A7613" w:rsidRDefault="000A7613" w:rsidP="00353F53">
      <w:pPr>
        <w:rPr>
          <w:lang w:val="en-US"/>
        </w:rPr>
      </w:pPr>
      <w:r w:rsidRPr="000A7613">
        <w:rPr>
          <w:lang w:val="en-US"/>
        </w:rPr>
        <w:t>A data structure is a way of organizing and storing data in a computer so that it can be accessed and used efficiently. It provides a framework for how data can be organized and manipulated and is an important concept in computer science and software engineering. Data structures can be classified as primitive data structures or abstract data structures, with abstract data structures being more complex and typically implemented using primitive data structures.</w:t>
      </w:r>
    </w:p>
    <w:p w14:paraId="649ECFC6" w14:textId="77777777" w:rsidR="00903BD0" w:rsidRDefault="000A7613" w:rsidP="000A7613">
      <w:pPr>
        <w:rPr>
          <w:lang w:val="en-US"/>
        </w:rPr>
      </w:pPr>
      <w:r w:rsidRPr="000A7613">
        <w:rPr>
          <w:lang w:val="en-US"/>
        </w:rPr>
        <w:t>Data structures are important because they allow programmers to manage large amounts of data efficiently, which is critical in many applications. Good data structures can reduce the time and space complexity of algorithms, making them faster and more efficient. They can also help to organize data in a way that makes it easier to search, sort, and manipulate, and can provide a foundation for more complex algorithms and data analysis.</w:t>
      </w:r>
    </w:p>
    <w:p w14:paraId="3B95C0B6" w14:textId="77777777" w:rsidR="000A7613" w:rsidRDefault="000A7613" w:rsidP="000A7613">
      <w:pPr>
        <w:rPr>
          <w:lang w:val="en-US"/>
        </w:rPr>
      </w:pPr>
      <w:r w:rsidRPr="000A7613">
        <w:rPr>
          <w:lang w:val="en-US"/>
        </w:rPr>
        <w:t>Lists are a basic data structure that can represent a collection of items, such as a list of names or a list of numbers. There are different types of lists, including arrays, linked lists, and dynamic arrays, and they can be implemented in many different programming languages. Linked lists are a type of data structure that consists of a sequence of elements, where each element contains a reference to the next element in the sequence. Unlike arrays, linked lists can be stored in non-contiguous memory locations, allowing</w:t>
      </w:r>
      <w:r>
        <w:rPr>
          <w:lang w:val="en-US"/>
        </w:rPr>
        <w:t xml:space="preserve"> for dynamic memory allocation.</w:t>
      </w:r>
    </w:p>
    <w:p w14:paraId="7B0EE187" w14:textId="77777777" w:rsidR="00903BD0" w:rsidRPr="00903BD0" w:rsidRDefault="00903BD0" w:rsidP="000A7613">
      <w:pPr>
        <w:rPr>
          <w:lang w:val="en-US"/>
        </w:rPr>
      </w:pPr>
      <w:r w:rsidRPr="00903BD0">
        <w:rPr>
          <w:lang w:val="en-US"/>
        </w:rPr>
        <w:t>A linked list is constructed by defining a node class that contains a data attribute and a reference to the next node in the sequence. The first node in the sequence is called the head node. To add a new node to the linked list, a new instance of the node class is created with the desired data, and its next reference is set to None. If the list is empty, the new node becomes the head node. Otherwise, the next reference of the last node in the sequence is set to the new node.</w:t>
      </w:r>
    </w:p>
    <w:p w14:paraId="04EEE8F7" w14:textId="77777777" w:rsidR="000A7613" w:rsidRDefault="000A7613" w:rsidP="000A7613">
      <w:pPr>
        <w:rPr>
          <w:lang w:val="en-US"/>
        </w:rPr>
      </w:pPr>
      <w:r w:rsidRPr="000A7613">
        <w:rPr>
          <w:lang w:val="en-US"/>
        </w:rPr>
        <w:lastRenderedPageBreak/>
        <w:t>Linked lists can be used to implement algorithms for searching, sorting, and manipulating data, and can be used to implement dynamic data structures, such as hash tables or trees. In a singly-linked list, each element contains a reference to the next element in the sequence. In a doubly-linked list, each element contains references to both the next and previous elements in the sequence.</w:t>
      </w:r>
    </w:p>
    <w:p w14:paraId="5C6BF504" w14:textId="77777777" w:rsidR="009E1753" w:rsidRPr="009E1753" w:rsidRDefault="009E1753" w:rsidP="009E1753">
      <w:pPr>
        <w:keepNext/>
        <w:rPr>
          <w:lang w:val="en-US"/>
        </w:rPr>
      </w:pPr>
      <w:r>
        <w:rPr>
          <w:lang w:val="en-US"/>
        </w:rPr>
        <w:t xml:space="preserve">                 </w:t>
      </w:r>
      <w:r w:rsidR="00903BD0">
        <w:rPr>
          <w:noProof/>
          <w:lang w:val="en-US" w:eastAsia="zh-CN"/>
        </w:rPr>
        <w:drawing>
          <wp:inline distT="0" distB="0" distL="0" distR="0" wp14:anchorId="4D2B6126" wp14:editId="143ACD4B">
            <wp:extent cx="3981450" cy="2638425"/>
            <wp:effectExtent l="0" t="0" r="0" b="9525"/>
            <wp:docPr id="24" name="Grafik 24" descr="C:\Users\c.zhihui\AppData\Local\Microsoft\Windows\INetCache\Content.Word\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zhihui\AppData\Local\Microsoft\Windows\INetCache\Content.Word\Linked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2638425"/>
                    </a:xfrm>
                    <a:prstGeom prst="rect">
                      <a:avLst/>
                    </a:prstGeom>
                    <a:noFill/>
                    <a:ln>
                      <a:noFill/>
                    </a:ln>
                  </pic:spPr>
                </pic:pic>
              </a:graphicData>
            </a:graphic>
          </wp:inline>
        </w:drawing>
      </w:r>
    </w:p>
    <w:p w14:paraId="34A37784" w14:textId="5396C230" w:rsidR="00903BD0" w:rsidRPr="009E1753" w:rsidRDefault="009E1753" w:rsidP="009E1753">
      <w:pPr>
        <w:pStyle w:val="Beschriftung"/>
        <w:jc w:val="center"/>
        <w:rPr>
          <w:sz w:val="20"/>
          <w:lang w:val="en-US"/>
        </w:rPr>
      </w:pPr>
      <w:bookmarkStart w:id="52" w:name="_Toc133485659"/>
      <w:r w:rsidRPr="009E1753">
        <w:rPr>
          <w:sz w:val="20"/>
          <w:lang w:val="en-US"/>
        </w:rPr>
        <w:t xml:space="preserve">Figure </w:t>
      </w:r>
      <w:r w:rsidRPr="009E1753">
        <w:rPr>
          <w:sz w:val="20"/>
        </w:rPr>
        <w:fldChar w:fldCharType="begin"/>
      </w:r>
      <w:r w:rsidRPr="009E1753">
        <w:rPr>
          <w:sz w:val="20"/>
          <w:lang w:val="en-US"/>
        </w:rPr>
        <w:instrText xml:space="preserve"> SEQ Figure \* ARABIC </w:instrText>
      </w:r>
      <w:r w:rsidRPr="009E1753">
        <w:rPr>
          <w:sz w:val="20"/>
        </w:rPr>
        <w:fldChar w:fldCharType="separate"/>
      </w:r>
      <w:r w:rsidR="00937F0D">
        <w:rPr>
          <w:noProof/>
          <w:sz w:val="20"/>
          <w:lang w:val="en-US"/>
        </w:rPr>
        <w:t>7</w:t>
      </w:r>
      <w:r w:rsidRPr="009E1753">
        <w:rPr>
          <w:sz w:val="20"/>
        </w:rPr>
        <w:fldChar w:fldCharType="end"/>
      </w:r>
      <w:r w:rsidRPr="009E1753">
        <w:rPr>
          <w:sz w:val="20"/>
          <w:lang w:val="en-US"/>
        </w:rPr>
        <w:t xml:space="preserve"> </w:t>
      </w:r>
      <w:r w:rsidR="00A324B4" w:rsidRPr="009E1753">
        <w:rPr>
          <w:sz w:val="20"/>
          <w:lang w:val="en-US"/>
        </w:rPr>
        <w:t>Graphic</w:t>
      </w:r>
      <w:r w:rsidRPr="009E1753">
        <w:rPr>
          <w:sz w:val="20"/>
          <w:lang w:val="en-US"/>
        </w:rPr>
        <w:t xml:space="preserve"> </w:t>
      </w:r>
      <w:r w:rsidR="00A324B4" w:rsidRPr="009E1753">
        <w:rPr>
          <w:sz w:val="20"/>
          <w:lang w:val="en-US"/>
        </w:rPr>
        <w:t>Demonstration</w:t>
      </w:r>
      <w:r w:rsidRPr="009E1753">
        <w:rPr>
          <w:sz w:val="20"/>
          <w:lang w:val="en-US"/>
        </w:rPr>
        <w:t xml:space="preserve"> of Lin</w:t>
      </w:r>
      <w:r>
        <w:rPr>
          <w:sz w:val="20"/>
          <w:lang w:val="en-US"/>
        </w:rPr>
        <w:t>k</w:t>
      </w:r>
      <w:r w:rsidRPr="009E1753">
        <w:rPr>
          <w:sz w:val="20"/>
          <w:lang w:val="en-US"/>
        </w:rPr>
        <w:t>ed Lists</w:t>
      </w:r>
      <w:bookmarkEnd w:id="52"/>
    </w:p>
    <w:p w14:paraId="7E2CCD5A" w14:textId="0ADF0A3C" w:rsidR="0005605E" w:rsidRDefault="00C34B7B" w:rsidP="0010065E">
      <w:pPr>
        <w:pStyle w:val="berschrift1"/>
      </w:pPr>
      <w:bookmarkStart w:id="53" w:name="_Toc133485552"/>
      <w:r>
        <w:rPr>
          <w:lang w:val="fr-BE"/>
        </w:rPr>
        <w:lastRenderedPageBreak/>
        <w:t>M</w:t>
      </w:r>
      <w:r w:rsidR="0005605E" w:rsidRPr="0005605E">
        <w:rPr>
          <w:lang w:val="fr-BE"/>
        </w:rPr>
        <w:t>ethod</w:t>
      </w:r>
      <w:r w:rsidR="0005605E" w:rsidRPr="0005605E">
        <w:rPr>
          <w:lang w:val="en-GB"/>
        </w:rPr>
        <w:t xml:space="preserve"> and </w:t>
      </w:r>
      <w:r w:rsidR="0005605E" w:rsidRPr="0010065E">
        <w:t>Implementation</w:t>
      </w:r>
      <w:bookmarkEnd w:id="53"/>
    </w:p>
    <w:p w14:paraId="29986422" w14:textId="607A33D2" w:rsidR="008F41A2" w:rsidRPr="008F41A2" w:rsidRDefault="008F41A2" w:rsidP="008F41A2">
      <w:pPr>
        <w:pStyle w:val="berschrift2"/>
      </w:pPr>
      <w:r>
        <w:t>Concepts</w:t>
      </w:r>
    </w:p>
    <w:p w14:paraId="287EEDF7" w14:textId="1EC3E80A" w:rsidR="008F41A2" w:rsidRDefault="008F41A2" w:rsidP="00777CD2">
      <w:pPr>
        <w:pStyle w:val="berschrift3"/>
      </w:pPr>
      <w:r w:rsidRPr="008F41A2">
        <w:t>The Concept of System</w:t>
      </w:r>
    </w:p>
    <w:p w14:paraId="1BCE8BFE" w14:textId="72A8C016" w:rsidR="004322E8" w:rsidRPr="004322E8" w:rsidRDefault="004322E8" w:rsidP="004322E8">
      <w:pPr>
        <w:rPr>
          <w:lang w:val="en-US" w:eastAsia="zh-CN"/>
        </w:rPr>
      </w:pPr>
      <w:r w:rsidRPr="004322E8">
        <w:rPr>
          <w:lang w:val="en-US" w:eastAsia="zh-CN"/>
        </w:rPr>
        <w:t>The primary objective of this thesis is to develop a comprehensive virtual assembly system designed to enhance industrial assembly training. The system aims to accurately track and evaluate each assembly process, enabling it to determine the correct sequence of assembly and operation. By focusing on the application scenario of industrial assembly training, we can better define the components and</w:t>
      </w:r>
      <w:r w:rsidR="005B57EE">
        <w:rPr>
          <w:lang w:val="en-US" w:eastAsia="zh-CN"/>
        </w:rPr>
        <w:t xml:space="preserve"> functionalities of the system.</w:t>
      </w:r>
    </w:p>
    <w:p w14:paraId="0CBB2CE6" w14:textId="64B8D3FD" w:rsidR="004322E8" w:rsidRPr="004322E8" w:rsidRDefault="004322E8" w:rsidP="004322E8">
      <w:pPr>
        <w:rPr>
          <w:lang w:val="en-US" w:eastAsia="zh-CN"/>
        </w:rPr>
      </w:pPr>
      <w:r w:rsidRPr="004322E8">
        <w:rPr>
          <w:lang w:val="en-US" w:eastAsia="zh-CN"/>
        </w:rPr>
        <w:t>There are two main user groups for this system: trainers and trainees. The trainers are responsible for initially defining the correct assembly sequence through interaction with the system. They can then obtain various data from the system regarding the training process, such as any errors made by trainees during the assembly. This information allows trainers to evaluate the effectiveness of the training, providing opportunities to optimize the teaching process and adapt the training program base</w:t>
      </w:r>
      <w:r w:rsidR="005B57EE">
        <w:rPr>
          <w:lang w:val="en-US" w:eastAsia="zh-CN"/>
        </w:rPr>
        <w:t>d on the trainees' performance.</w:t>
      </w:r>
    </w:p>
    <w:p w14:paraId="5CA996AE" w14:textId="03B62FCD" w:rsidR="008F41A2" w:rsidRPr="004322E8" w:rsidRDefault="004322E8" w:rsidP="004322E8">
      <w:pPr>
        <w:rPr>
          <w:rFonts w:hint="eastAsia"/>
          <w:lang w:val="en-US" w:eastAsia="zh-CN"/>
        </w:rPr>
      </w:pPr>
      <w:r w:rsidRPr="004322E8">
        <w:rPr>
          <w:lang w:val="en-US" w:eastAsia="zh-CN"/>
        </w:rPr>
        <w:t>The second user group, the trainees, can practice assembly tasks within a virtual environment that offers a certain level of guidance and enables natural interaction with the various assemblies. This immersive virtual training environment aims to improve the trainees' understanding and proficiency in assembly tasks, ultimately enhancing their ability to perform these tasks in real-life situations.</w:t>
      </w:r>
    </w:p>
    <w:p w14:paraId="1720F354" w14:textId="77777777" w:rsidR="008F41A2" w:rsidRDefault="008F41A2" w:rsidP="008F41A2">
      <w:pPr>
        <w:keepNext/>
      </w:pPr>
      <w:r>
        <w:rPr>
          <w:noProof/>
          <w:highlight w:val="lightGray"/>
          <w:lang w:val="en-US" w:eastAsia="zh-CN"/>
        </w:rPr>
        <w:drawing>
          <wp:inline distT="0" distB="0" distL="0" distR="0" wp14:anchorId="74A4B001" wp14:editId="6D01058E">
            <wp:extent cx="5753100" cy="2524125"/>
            <wp:effectExtent l="0" t="0" r="0" b="9525"/>
            <wp:docPr id="28" name="Grafik 28" descr="M:\public\Abschlussarbeiten\50 Arbeitsinhalt\Dokument\Concept of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blic\Abschlussarbeiten\50 Arbeitsinhalt\Dokument\Concept of Sys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1A32119E" w14:textId="7FD6A7FE" w:rsidR="00A324B4" w:rsidRDefault="008F41A2" w:rsidP="005B57EE">
      <w:pPr>
        <w:pStyle w:val="Beschriftung"/>
        <w:jc w:val="center"/>
        <w:rPr>
          <w:lang w:val="en-US"/>
        </w:rPr>
      </w:pPr>
      <w:r w:rsidRPr="008F41A2">
        <w:rPr>
          <w:lang w:val="en-US"/>
        </w:rPr>
        <w:t xml:space="preserve">Figure </w:t>
      </w:r>
      <w:r>
        <w:fldChar w:fldCharType="begin"/>
      </w:r>
      <w:r w:rsidRPr="008F41A2">
        <w:rPr>
          <w:lang w:val="en-US"/>
        </w:rPr>
        <w:instrText xml:space="preserve"> SEQ Figure \* ARABIC </w:instrText>
      </w:r>
      <w:r>
        <w:fldChar w:fldCharType="separate"/>
      </w:r>
      <w:r w:rsidR="00937F0D">
        <w:rPr>
          <w:noProof/>
          <w:lang w:val="en-US"/>
        </w:rPr>
        <w:t>8</w:t>
      </w:r>
      <w:r>
        <w:fldChar w:fldCharType="end"/>
      </w:r>
      <w:r w:rsidRPr="008F41A2">
        <w:rPr>
          <w:lang w:val="en-US"/>
        </w:rPr>
        <w:t xml:space="preserve"> </w:t>
      </w:r>
      <w:r w:rsidR="005B57EE" w:rsidRPr="008F41A2">
        <w:rPr>
          <w:lang w:val="en-US"/>
        </w:rPr>
        <w:t>the</w:t>
      </w:r>
      <w:r w:rsidRPr="008F41A2">
        <w:rPr>
          <w:lang w:val="en-US"/>
        </w:rPr>
        <w:t xml:space="preserve"> graphic </w:t>
      </w:r>
      <w:r w:rsidR="005B57EE" w:rsidRPr="008F41A2">
        <w:rPr>
          <w:lang w:val="en-US"/>
        </w:rPr>
        <w:t>demonstration</w:t>
      </w:r>
      <w:r w:rsidRPr="008F41A2">
        <w:rPr>
          <w:lang w:val="en-US"/>
        </w:rPr>
        <w:t xml:space="preserve"> of assembly system</w:t>
      </w:r>
    </w:p>
    <w:p w14:paraId="4B2CF478" w14:textId="7BE740B2" w:rsidR="00C87BA1" w:rsidRPr="00C87BA1" w:rsidRDefault="00C87BA1" w:rsidP="00C87BA1">
      <w:pPr>
        <w:rPr>
          <w:lang w:val="en-US"/>
        </w:rPr>
      </w:pPr>
      <w:r>
        <w:rPr>
          <w:lang w:val="en-US"/>
        </w:rPr>
        <w:t xml:space="preserve">The graphic demonstration of system is presented in </w:t>
      </w:r>
      <w:r w:rsidRPr="00C87BA1">
        <w:rPr>
          <w:color w:val="FF0000"/>
          <w:lang w:val="en-US"/>
        </w:rPr>
        <w:t>Figure 10</w:t>
      </w:r>
      <w:r>
        <w:rPr>
          <w:lang w:val="en-US"/>
        </w:rPr>
        <w:t xml:space="preserve">. </w:t>
      </w:r>
      <w:r w:rsidRPr="00C87BA1">
        <w:rPr>
          <w:lang w:val="en-US"/>
        </w:rPr>
        <w:t xml:space="preserve">The main modules of the system include the Tool, Parts, Process Controller, and Recorder. These modules facilitate a range of interactions between the Parts, which are managed by users, both trainers and </w:t>
      </w:r>
      <w:r w:rsidRPr="00C87BA1">
        <w:rPr>
          <w:lang w:val="en-US"/>
        </w:rPr>
        <w:lastRenderedPageBreak/>
        <w:t>trainees. Each interaction, whether correct or incorrect, is recorded by the Recorder module and subsequently sent to the trainer for review and analysis.</w:t>
      </w:r>
    </w:p>
    <w:p w14:paraId="49B21C44" w14:textId="7FDCEC99" w:rsidR="00C87BA1" w:rsidRPr="00C87BA1" w:rsidRDefault="00C87BA1" w:rsidP="00C87BA1">
      <w:pPr>
        <w:rPr>
          <w:lang w:val="en-US"/>
        </w:rPr>
      </w:pPr>
      <w:r w:rsidRPr="00C87BA1">
        <w:rPr>
          <w:lang w:val="en-US"/>
        </w:rPr>
        <w:t xml:space="preserve">Moreover, the trainer has the ability to define the correct order of assembly in the Process Controller module. This ensures that the Process Controller can effectively oversee the Parts throughout the assembly process, offering guidance and direction to trainees as needed. By allowing the trainer to input the appropriate assembly sequence, the system can tailor the training experience to suit the specific requirements of each assembly task, enhancing trainees' </w:t>
      </w:r>
      <w:r>
        <w:rPr>
          <w:lang w:val="en-US"/>
        </w:rPr>
        <w:t>learning and skill development.</w:t>
      </w:r>
    </w:p>
    <w:p w14:paraId="2787A805" w14:textId="50F33651" w:rsidR="00C87BA1" w:rsidRPr="00C87BA1" w:rsidRDefault="00C87BA1" w:rsidP="00C87BA1">
      <w:pPr>
        <w:rPr>
          <w:lang w:val="en-US"/>
        </w:rPr>
      </w:pPr>
      <w:r w:rsidRPr="00C87BA1">
        <w:rPr>
          <w:lang w:val="en-US"/>
        </w:rPr>
        <w:t>This thesis will investigate the design and implementation of these key modules, focusing on their functionalities, interactions, and underlying technologies.</w:t>
      </w:r>
    </w:p>
    <w:p w14:paraId="0081177C" w14:textId="77777777" w:rsidR="00777CD2" w:rsidRPr="004202E6" w:rsidRDefault="00777CD2" w:rsidP="00777CD2">
      <w:pPr>
        <w:pStyle w:val="berschrift3"/>
        <w:rPr>
          <w:lang w:val="en-US"/>
        </w:rPr>
      </w:pPr>
      <w:bookmarkStart w:id="54" w:name="_Toc133485553"/>
      <w:r w:rsidRPr="003C4E70">
        <w:rPr>
          <w:lang w:val="en-US"/>
        </w:rPr>
        <w:t xml:space="preserve">The Concept of </w:t>
      </w:r>
      <w:r>
        <w:rPr>
          <w:lang w:val="en-US"/>
        </w:rPr>
        <w:t>Solution</w:t>
      </w:r>
      <w:bookmarkEnd w:id="54"/>
    </w:p>
    <w:p w14:paraId="736EA5D8" w14:textId="77777777" w:rsidR="00777CD2" w:rsidRDefault="00777CD2" w:rsidP="00777CD2">
      <w:pPr>
        <w:rPr>
          <w:lang w:val="en-US"/>
        </w:rPr>
      </w:pPr>
      <w:r w:rsidRPr="00943D3E">
        <w:rPr>
          <w:lang w:val="en-US"/>
        </w:rPr>
        <w:t>The primary objective of this thesis is to develop an Interactive Assembly System in Virtual Reality (VR) for efficient virtual assembly training. To achieve this, we must first address two key challenges. The initial challenge involves creating assemblable assembly parts within the VR environment. Subsequently, the system must accurately identify the specific assembly task being executed, as well as determine its correctness. As such, the second challenge is defining the assembly task. In the following paragraphs, we will address each of these two challenges separately.</w:t>
      </w:r>
    </w:p>
    <w:p w14:paraId="76DD3957" w14:textId="164BADCB" w:rsidR="00777CD2" w:rsidRDefault="00777CD2" w:rsidP="00777CD2">
      <w:pPr>
        <w:rPr>
          <w:lang w:val="en-US"/>
        </w:rPr>
      </w:pPr>
      <w:r w:rsidRPr="00C53929">
        <w:rPr>
          <w:lang w:val="en-US"/>
        </w:rPr>
        <w:t>Addressing the first challenge, the proposed solution involves creating a socket-based connection between the two assembly parts. By representing the connection</w:t>
      </w:r>
      <w:r>
        <w:rPr>
          <w:lang w:val="en-US"/>
        </w:rPr>
        <w:t>/socket</w:t>
      </w:r>
      <w:r w:rsidRPr="00C53929">
        <w:rPr>
          <w:lang w:val="en-US"/>
        </w:rPr>
        <w:t xml:space="preserve"> between the parts as a line segment, we can effectively model the assembly process using a graph representation, as illustrated in the </w:t>
      </w:r>
      <w:r>
        <w:rPr>
          <w:color w:val="FF0000"/>
          <w:lang w:val="en-US"/>
        </w:rPr>
        <w:t>Figure 1</w:t>
      </w:r>
      <w:r w:rsidRPr="00C53929">
        <w:rPr>
          <w:lang w:val="en-US"/>
        </w:rPr>
        <w:t>.</w:t>
      </w:r>
      <w:r>
        <w:rPr>
          <w:lang w:val="en-US"/>
        </w:rPr>
        <w:t xml:space="preserve"> </w:t>
      </w:r>
      <w:r w:rsidRPr="008F27A7">
        <w:rPr>
          <w:lang w:val="en-US"/>
        </w:rPr>
        <w:t>This connection graph can be par</w:t>
      </w:r>
      <w:r>
        <w:rPr>
          <w:lang w:val="en-US"/>
        </w:rPr>
        <w:t>ti</w:t>
      </w:r>
      <w:r w:rsidRPr="008F27A7">
        <w:rPr>
          <w:lang w:val="en-US"/>
        </w:rPr>
        <w:t xml:space="preserve">tioned by assigning the sockets to </w:t>
      </w:r>
      <w:r>
        <w:rPr>
          <w:lang w:val="en-US"/>
        </w:rPr>
        <w:t>individual</w:t>
      </w:r>
      <w:r w:rsidRPr="008F27A7">
        <w:rPr>
          <w:lang w:val="en-US"/>
        </w:rPr>
        <w:t xml:space="preserve"> parts</w:t>
      </w:r>
      <w:r>
        <w:rPr>
          <w:rFonts w:hint="eastAsia"/>
          <w:lang w:val="en-US"/>
        </w:rPr>
        <w:t>.</w:t>
      </w:r>
      <w:r>
        <w:rPr>
          <w:lang w:val="en-US"/>
        </w:rPr>
        <w:t xml:space="preserve"> </w:t>
      </w:r>
      <w:r w:rsidRPr="008F27A7">
        <w:rPr>
          <w:lang w:val="en-US"/>
        </w:rPr>
        <w:t xml:space="preserve">As depicted in the </w:t>
      </w:r>
      <w:r w:rsidRPr="008F27A7">
        <w:rPr>
          <w:color w:val="FF0000"/>
          <w:lang w:val="en-US"/>
        </w:rPr>
        <w:t>Figure 2</w:t>
      </w:r>
      <w:r w:rsidRPr="008F27A7">
        <w:rPr>
          <w:lang w:val="en-US"/>
        </w:rPr>
        <w:t xml:space="preserve">, the </w:t>
      </w:r>
      <w:r>
        <w:rPr>
          <w:lang w:val="en-US"/>
        </w:rPr>
        <w:t>partitioned</w:t>
      </w:r>
      <w:r w:rsidRPr="008F27A7">
        <w:rPr>
          <w:lang w:val="en-US"/>
        </w:rPr>
        <w:t xml:space="preserve"> components can be leveraged to reconstruct the original relationships between the parts.</w:t>
      </w:r>
    </w:p>
    <w:p w14:paraId="7056F692" w14:textId="77777777" w:rsidR="00C87BA1" w:rsidRPr="008F27A7" w:rsidRDefault="00C87BA1" w:rsidP="00777CD2">
      <w:pPr>
        <w:rPr>
          <w:lang w:val="en-US"/>
        </w:rPr>
      </w:pPr>
    </w:p>
    <w:p w14:paraId="1FEDBD50" w14:textId="77777777" w:rsidR="00777CD2" w:rsidRDefault="00777CD2" w:rsidP="00777CD2">
      <w:pPr>
        <w:keepNext/>
        <w:jc w:val="center"/>
      </w:pPr>
      <w:r>
        <w:rPr>
          <w:noProof/>
          <w:lang w:val="en-US"/>
        </w:rPr>
        <w:drawing>
          <wp:inline distT="0" distB="0" distL="0" distR="0" wp14:anchorId="264385FE" wp14:editId="077830A0">
            <wp:extent cx="2198405" cy="1733550"/>
            <wp:effectExtent l="0" t="0" r="0" b="0"/>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5826" cy="1763058"/>
                    </a:xfrm>
                    <a:prstGeom prst="rect">
                      <a:avLst/>
                    </a:prstGeom>
                  </pic:spPr>
                </pic:pic>
              </a:graphicData>
            </a:graphic>
          </wp:inline>
        </w:drawing>
      </w:r>
    </w:p>
    <w:p w14:paraId="7E845F87" w14:textId="0169922B" w:rsidR="00777CD2" w:rsidRPr="00A324B4" w:rsidRDefault="00777CD2" w:rsidP="00777CD2">
      <w:pPr>
        <w:pStyle w:val="Beschriftung"/>
        <w:jc w:val="center"/>
        <w:rPr>
          <w:sz w:val="20"/>
          <w:lang w:val="en-US"/>
        </w:rPr>
      </w:pPr>
      <w:bookmarkStart w:id="55" w:name="_Toc133485660"/>
      <w:r w:rsidRPr="00A324B4">
        <w:rPr>
          <w:sz w:val="20"/>
          <w:lang w:val="en-US"/>
        </w:rPr>
        <w:t xml:space="preserve">Figure </w:t>
      </w:r>
      <w:r w:rsidRPr="00A324B4">
        <w:rPr>
          <w:sz w:val="20"/>
        </w:rPr>
        <w:fldChar w:fldCharType="begin"/>
      </w:r>
      <w:r w:rsidRPr="00A324B4">
        <w:rPr>
          <w:sz w:val="20"/>
          <w:lang w:val="en-US"/>
        </w:rPr>
        <w:instrText xml:space="preserve"> SEQ Figure \* ARABIC </w:instrText>
      </w:r>
      <w:r w:rsidRPr="00A324B4">
        <w:rPr>
          <w:sz w:val="20"/>
        </w:rPr>
        <w:fldChar w:fldCharType="separate"/>
      </w:r>
      <w:r w:rsidR="00937F0D">
        <w:rPr>
          <w:noProof/>
          <w:sz w:val="20"/>
          <w:lang w:val="en-US"/>
        </w:rPr>
        <w:t>9</w:t>
      </w:r>
      <w:r w:rsidRPr="00A324B4">
        <w:rPr>
          <w:sz w:val="20"/>
        </w:rPr>
        <w:fldChar w:fldCharType="end"/>
      </w:r>
      <w:r w:rsidRPr="00A324B4">
        <w:rPr>
          <w:sz w:val="20"/>
          <w:lang w:val="en-US"/>
        </w:rPr>
        <w:t xml:space="preserve"> Graph Representation of Assembly Parts Connection</w:t>
      </w:r>
      <w:bookmarkEnd w:id="55"/>
    </w:p>
    <w:p w14:paraId="3751CA76" w14:textId="77777777" w:rsidR="00777CD2" w:rsidRDefault="00777CD2" w:rsidP="00777CD2">
      <w:pPr>
        <w:keepNext/>
        <w:jc w:val="center"/>
      </w:pPr>
      <w:r>
        <w:rPr>
          <w:noProof/>
          <w:lang w:val="en-US"/>
        </w:rPr>
        <w:lastRenderedPageBreak/>
        <w:drawing>
          <wp:inline distT="0" distB="0" distL="0" distR="0" wp14:anchorId="28EE2B50" wp14:editId="540076F3">
            <wp:extent cx="2350718" cy="1857375"/>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2964" cy="1882854"/>
                    </a:xfrm>
                    <a:prstGeom prst="rect">
                      <a:avLst/>
                    </a:prstGeom>
                  </pic:spPr>
                </pic:pic>
              </a:graphicData>
            </a:graphic>
          </wp:inline>
        </w:drawing>
      </w:r>
    </w:p>
    <w:p w14:paraId="57D0D3A1" w14:textId="40CFE8A1" w:rsidR="00777CD2" w:rsidRPr="00BA5C65" w:rsidRDefault="00777CD2" w:rsidP="00777CD2">
      <w:pPr>
        <w:pStyle w:val="Beschriftung"/>
        <w:jc w:val="center"/>
        <w:rPr>
          <w:b w:val="0"/>
          <w:i/>
          <w:iCs/>
          <w:sz w:val="20"/>
          <w:lang w:val="en-US"/>
        </w:rPr>
      </w:pPr>
      <w:bookmarkStart w:id="56" w:name="_Toc133485661"/>
      <w:r w:rsidRPr="00BA5C65">
        <w:rPr>
          <w:sz w:val="20"/>
          <w:lang w:val="en-US"/>
        </w:rPr>
        <w:t xml:space="preserve">Figure </w:t>
      </w:r>
      <w:r w:rsidRPr="00BA5C65">
        <w:rPr>
          <w:b w:val="0"/>
          <w:i/>
          <w:iCs/>
          <w:sz w:val="20"/>
          <w:lang w:val="en-US"/>
        </w:rPr>
        <w:fldChar w:fldCharType="begin"/>
      </w:r>
      <w:r w:rsidRPr="00BA5C65">
        <w:rPr>
          <w:sz w:val="20"/>
          <w:lang w:val="en-US"/>
        </w:rPr>
        <w:instrText xml:space="preserve"> SEQ Figure \* ARABIC </w:instrText>
      </w:r>
      <w:r w:rsidRPr="00BA5C65">
        <w:rPr>
          <w:b w:val="0"/>
          <w:i/>
          <w:iCs/>
          <w:sz w:val="20"/>
          <w:lang w:val="en-US"/>
        </w:rPr>
        <w:fldChar w:fldCharType="separate"/>
      </w:r>
      <w:r w:rsidR="00937F0D">
        <w:rPr>
          <w:noProof/>
          <w:sz w:val="20"/>
          <w:lang w:val="en-US"/>
        </w:rPr>
        <w:t>10</w:t>
      </w:r>
      <w:r w:rsidRPr="00BA5C65">
        <w:rPr>
          <w:b w:val="0"/>
          <w:i/>
          <w:iCs/>
          <w:sz w:val="20"/>
          <w:lang w:val="en-US"/>
        </w:rPr>
        <w:fldChar w:fldCharType="end"/>
      </w:r>
      <w:r w:rsidRPr="00BA5C65">
        <w:rPr>
          <w:sz w:val="20"/>
          <w:lang w:val="en-US"/>
        </w:rPr>
        <w:t xml:space="preserve"> Partitioned Assembly Parts</w:t>
      </w:r>
      <w:bookmarkEnd w:id="56"/>
    </w:p>
    <w:p w14:paraId="01539B43" w14:textId="77777777" w:rsidR="00777CD2" w:rsidRDefault="00777CD2" w:rsidP="00777CD2">
      <w:pPr>
        <w:rPr>
          <w:lang w:val="en-US"/>
        </w:rPr>
      </w:pPr>
      <w:r w:rsidRPr="008F27A7">
        <w:rPr>
          <w:lang w:val="en-US"/>
        </w:rPr>
        <w:t xml:space="preserve">Addressing the second challenge, </w:t>
      </w:r>
      <w:r>
        <w:rPr>
          <w:lang w:val="en-US"/>
        </w:rPr>
        <w:t>the</w:t>
      </w:r>
      <w:r w:rsidRPr="008F27A7">
        <w:rPr>
          <w:lang w:val="en-US"/>
        </w:rPr>
        <w:t xml:space="preserve"> solution draws inspiration from Terje K. Lien's work</w:t>
      </w:r>
      <w:r>
        <w:rPr>
          <w:lang w:val="en-US"/>
        </w:rPr>
        <w:t xml:space="preserve"> </w:t>
      </w:r>
      <w:r w:rsidRPr="00E0164B">
        <w:rPr>
          <w:color w:val="FF0000"/>
          <w:lang w:val="en-US"/>
        </w:rPr>
        <w:t>ref</w:t>
      </w:r>
      <w:r w:rsidRPr="008F27A7">
        <w:rPr>
          <w:lang w:val="en-US"/>
        </w:rPr>
        <w:t xml:space="preserve">, which breaks down an assembly task into three to four fundamental subtask types: identification and gripping of a part, transportation of the part to the placement or insertion position, execution of fitting or insertion, and, if necessary, securing the part. Following a similar rationale, we can assess the correctness of an assembly task by dividing the evaluation process into </w:t>
      </w:r>
      <w:r>
        <w:rPr>
          <w:lang w:val="en-US"/>
        </w:rPr>
        <w:t xml:space="preserve">these </w:t>
      </w:r>
      <w:r w:rsidRPr="008F27A7">
        <w:rPr>
          <w:lang w:val="en-US"/>
        </w:rPr>
        <w:t>four distinct steps</w:t>
      </w:r>
      <w:r>
        <w:rPr>
          <w:lang w:val="en-US"/>
        </w:rPr>
        <w:t>.</w:t>
      </w:r>
    </w:p>
    <w:p w14:paraId="7F780FA9" w14:textId="77777777" w:rsidR="00777CD2" w:rsidRDefault="00777CD2" w:rsidP="00777CD2">
      <w:pPr>
        <w:rPr>
          <w:lang w:val="en-US"/>
        </w:rPr>
      </w:pPr>
      <w:r w:rsidRPr="00CD1AAA">
        <w:rPr>
          <w:lang w:val="en-US"/>
        </w:rPr>
        <w:t>The training system is designed to enhance users' learning experience by requiring them to acquire key information throughout the training task. To achieve this, a systematic approach was employed to identify and break down the essential information for each of the four steps involved in the task. The resulting diagram, presented below, effectively illustrates the key information that users should acquire at each step:</w:t>
      </w:r>
    </w:p>
    <w:p w14:paraId="3BFDBAAF" w14:textId="523F396F" w:rsidR="00777CD2" w:rsidRPr="008F41A2" w:rsidRDefault="00777CD2" w:rsidP="00777CD2">
      <w:pPr>
        <w:pStyle w:val="Beschriftung"/>
        <w:keepNext/>
        <w:rPr>
          <w:lang w:val="en-US"/>
        </w:rPr>
      </w:pPr>
      <w:r w:rsidRPr="008F41A2">
        <w:rPr>
          <w:lang w:val="en-US"/>
        </w:rPr>
        <w:t xml:space="preserve">Table </w:t>
      </w:r>
      <w:r>
        <w:fldChar w:fldCharType="begin"/>
      </w:r>
      <w:r w:rsidRPr="008F41A2">
        <w:rPr>
          <w:lang w:val="en-US"/>
        </w:rPr>
        <w:instrText xml:space="preserve"> SEQ Table \* ARABIC </w:instrText>
      </w:r>
      <w:r>
        <w:fldChar w:fldCharType="separate"/>
      </w:r>
      <w:r w:rsidRPr="008F41A2">
        <w:rPr>
          <w:noProof/>
          <w:lang w:val="en-US"/>
        </w:rPr>
        <w:t>3</w:t>
      </w:r>
      <w:r>
        <w:fldChar w:fldCharType="end"/>
      </w:r>
      <w:r w:rsidRPr="008F41A2">
        <w:rPr>
          <w:lang w:val="en-US"/>
        </w:rPr>
        <w:t xml:space="preserve"> </w:t>
      </w:r>
      <w:r w:rsidR="007D0A3B" w:rsidRPr="008F41A2">
        <w:rPr>
          <w:lang w:val="en-US"/>
        </w:rPr>
        <w:t>the</w:t>
      </w:r>
      <w:r w:rsidRPr="008F41A2">
        <w:rPr>
          <w:lang w:val="en-US"/>
        </w:rPr>
        <w:t xml:space="preserve"> table of assembly subtask</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222"/>
        <w:gridCol w:w="4767"/>
      </w:tblGrid>
      <w:tr w:rsidR="00C87BA1" w:rsidRPr="00A324B4" w14:paraId="6B5A8782" w14:textId="77777777" w:rsidTr="003173F7">
        <w:tc>
          <w:tcPr>
            <w:tcW w:w="0" w:type="auto"/>
            <w:tcBorders>
              <w:top w:val="single" w:sz="18" w:space="0" w:color="auto"/>
              <w:bottom w:val="double" w:sz="4" w:space="0" w:color="auto"/>
            </w:tcBorders>
          </w:tcPr>
          <w:p w14:paraId="0FEFAD5C" w14:textId="77777777" w:rsidR="00C87BA1" w:rsidRPr="00FD6742" w:rsidRDefault="00C87BA1" w:rsidP="00893A45">
            <w:pPr>
              <w:rPr>
                <w:rFonts w:eastAsia="SimSun"/>
                <w:b/>
                <w:bCs/>
                <w:szCs w:val="20"/>
                <w:lang w:val="en-US" w:eastAsia="de-DE"/>
              </w:rPr>
            </w:pPr>
            <w:r w:rsidRPr="00FD6742">
              <w:rPr>
                <w:rFonts w:eastAsia="SimSun" w:hint="eastAsia"/>
                <w:b/>
                <w:bCs/>
                <w:szCs w:val="20"/>
                <w:lang w:val="en-US"/>
              </w:rPr>
              <w:t>Subtask</w:t>
            </w:r>
          </w:p>
        </w:tc>
        <w:tc>
          <w:tcPr>
            <w:tcW w:w="0" w:type="auto"/>
            <w:tcBorders>
              <w:top w:val="single" w:sz="18" w:space="0" w:color="auto"/>
              <w:bottom w:val="double" w:sz="4" w:space="0" w:color="auto"/>
            </w:tcBorders>
          </w:tcPr>
          <w:p w14:paraId="37B2B5C9" w14:textId="77777777" w:rsidR="00C87BA1" w:rsidRPr="00FD6742" w:rsidRDefault="00C87BA1" w:rsidP="00893A45">
            <w:pPr>
              <w:rPr>
                <w:rFonts w:hint="eastAsia"/>
                <w:b/>
                <w:bCs/>
                <w:lang w:val="en-US"/>
              </w:rPr>
            </w:pPr>
          </w:p>
        </w:tc>
        <w:tc>
          <w:tcPr>
            <w:tcW w:w="0" w:type="auto"/>
            <w:tcBorders>
              <w:top w:val="single" w:sz="18" w:space="0" w:color="auto"/>
              <w:bottom w:val="double" w:sz="4" w:space="0" w:color="auto"/>
            </w:tcBorders>
          </w:tcPr>
          <w:p w14:paraId="78DA5778" w14:textId="18E22BB0" w:rsidR="00C87BA1" w:rsidRPr="00FD6742" w:rsidRDefault="00C87BA1" w:rsidP="00893A45">
            <w:pPr>
              <w:rPr>
                <w:rFonts w:eastAsia="SimSun"/>
                <w:b/>
                <w:bCs/>
                <w:szCs w:val="20"/>
                <w:lang w:val="en-US" w:eastAsia="de-DE"/>
              </w:rPr>
            </w:pPr>
            <w:r w:rsidRPr="00FD6742">
              <w:rPr>
                <w:rFonts w:eastAsia="SimSun" w:hint="eastAsia"/>
                <w:b/>
                <w:bCs/>
                <w:szCs w:val="20"/>
                <w:lang w:val="en-US"/>
              </w:rPr>
              <w:t>Key</w:t>
            </w:r>
            <w:r w:rsidRPr="00FD6742">
              <w:rPr>
                <w:rFonts w:eastAsia="SimSun"/>
                <w:b/>
                <w:bCs/>
                <w:szCs w:val="20"/>
                <w:lang w:val="en-US" w:eastAsia="de-DE"/>
              </w:rPr>
              <w:t xml:space="preserve"> </w:t>
            </w:r>
            <w:r w:rsidRPr="00FD6742">
              <w:rPr>
                <w:rFonts w:eastAsia="SimSun" w:hint="eastAsia"/>
                <w:b/>
                <w:bCs/>
                <w:szCs w:val="20"/>
                <w:lang w:val="en-US"/>
              </w:rPr>
              <w:t>information</w:t>
            </w:r>
            <w:r w:rsidRPr="00FD6742">
              <w:rPr>
                <w:rFonts w:eastAsia="SimSun"/>
                <w:b/>
                <w:bCs/>
                <w:szCs w:val="20"/>
                <w:lang w:val="en-US" w:eastAsia="de-DE"/>
              </w:rPr>
              <w:t xml:space="preserve"> </w:t>
            </w:r>
            <w:r w:rsidRPr="00FD6742">
              <w:rPr>
                <w:rFonts w:eastAsia="SimSun" w:hint="eastAsia"/>
                <w:b/>
                <w:bCs/>
                <w:szCs w:val="20"/>
                <w:lang w:val="en-US"/>
              </w:rPr>
              <w:t>to</w:t>
            </w:r>
            <w:r w:rsidRPr="00FD6742">
              <w:rPr>
                <w:rFonts w:eastAsia="SimSun"/>
                <w:b/>
                <w:bCs/>
                <w:szCs w:val="20"/>
                <w:lang w:val="en-US" w:eastAsia="de-DE"/>
              </w:rPr>
              <w:t xml:space="preserve"> </w:t>
            </w:r>
            <w:r w:rsidRPr="00FD6742">
              <w:rPr>
                <w:rFonts w:eastAsia="SimSun" w:hint="eastAsia"/>
                <w:b/>
                <w:bCs/>
                <w:szCs w:val="20"/>
                <w:lang w:val="en-US"/>
              </w:rPr>
              <w:t>be</w:t>
            </w:r>
            <w:r w:rsidRPr="00FD6742">
              <w:rPr>
                <w:rFonts w:eastAsia="SimSun"/>
                <w:b/>
                <w:bCs/>
                <w:szCs w:val="20"/>
                <w:lang w:val="en-US" w:eastAsia="de-DE"/>
              </w:rPr>
              <w:t xml:space="preserve"> </w:t>
            </w:r>
            <w:r w:rsidRPr="00FD6742">
              <w:rPr>
                <w:rFonts w:eastAsia="SimSun" w:hint="eastAsia"/>
                <w:b/>
                <w:bCs/>
                <w:szCs w:val="20"/>
                <w:lang w:val="en-US"/>
              </w:rPr>
              <w:t>acquired</w:t>
            </w:r>
          </w:p>
        </w:tc>
      </w:tr>
      <w:tr w:rsidR="00C87BA1" w:rsidRPr="00A324B4" w14:paraId="5C5EEDFB" w14:textId="77777777" w:rsidTr="003173F7">
        <w:tc>
          <w:tcPr>
            <w:tcW w:w="0" w:type="auto"/>
            <w:tcBorders>
              <w:top w:val="double" w:sz="4" w:space="0" w:color="auto"/>
            </w:tcBorders>
          </w:tcPr>
          <w:p w14:paraId="0B0D7C3E" w14:textId="77777777" w:rsidR="00C87BA1" w:rsidRDefault="00C87BA1" w:rsidP="00893A45">
            <w:pPr>
              <w:rPr>
                <w:rFonts w:eastAsia="SimSun"/>
                <w:szCs w:val="20"/>
                <w:lang w:val="en-US" w:eastAsia="de-DE"/>
              </w:rPr>
            </w:pPr>
            <w:r>
              <w:rPr>
                <w:rFonts w:eastAsia="SimSun"/>
                <w:szCs w:val="20"/>
                <w:lang w:val="en-US" w:eastAsia="de-DE"/>
              </w:rPr>
              <w:t>I</w:t>
            </w:r>
            <w:r w:rsidRPr="008F27A7">
              <w:rPr>
                <w:rFonts w:eastAsia="SimSun"/>
                <w:szCs w:val="20"/>
                <w:lang w:val="en-US" w:eastAsia="de-DE"/>
              </w:rPr>
              <w:t>dentification and gripping of a part</w:t>
            </w:r>
          </w:p>
        </w:tc>
        <w:tc>
          <w:tcPr>
            <w:tcW w:w="0" w:type="auto"/>
            <w:tcBorders>
              <w:top w:val="double" w:sz="4" w:space="0" w:color="auto"/>
            </w:tcBorders>
          </w:tcPr>
          <w:p w14:paraId="1051812F" w14:textId="77777777" w:rsidR="00C87BA1" w:rsidRDefault="00C87BA1" w:rsidP="00893A45">
            <w:pPr>
              <w:rPr>
                <w:lang w:val="en-US"/>
              </w:rPr>
            </w:pPr>
          </w:p>
        </w:tc>
        <w:tc>
          <w:tcPr>
            <w:tcW w:w="0" w:type="auto"/>
            <w:tcBorders>
              <w:top w:val="double" w:sz="4" w:space="0" w:color="auto"/>
            </w:tcBorders>
          </w:tcPr>
          <w:p w14:paraId="1F640D4C" w14:textId="5DF4B85C" w:rsidR="00C87BA1" w:rsidRDefault="00C87BA1" w:rsidP="00893A45">
            <w:pPr>
              <w:rPr>
                <w:rFonts w:eastAsia="SimSun"/>
                <w:szCs w:val="20"/>
                <w:lang w:val="en-US" w:eastAsia="de-DE"/>
              </w:rPr>
            </w:pPr>
            <w:r>
              <w:rPr>
                <w:rFonts w:eastAsia="SimSun"/>
                <w:szCs w:val="20"/>
                <w:lang w:val="en-US"/>
              </w:rPr>
              <w:t>T</w:t>
            </w:r>
            <w:r w:rsidRPr="00FD6742">
              <w:rPr>
                <w:rFonts w:eastAsia="SimSun"/>
                <w:szCs w:val="20"/>
                <w:lang w:val="en-US" w:eastAsia="de-DE"/>
              </w:rPr>
              <w:t xml:space="preserve">he correct </w:t>
            </w:r>
            <w:r>
              <w:rPr>
                <w:rFonts w:eastAsia="SimSun" w:hint="eastAsia"/>
                <w:szCs w:val="20"/>
                <w:lang w:val="en-US"/>
              </w:rPr>
              <w:t>assembly</w:t>
            </w:r>
            <w:r>
              <w:rPr>
                <w:rFonts w:eastAsia="SimSun"/>
                <w:szCs w:val="20"/>
                <w:lang w:val="en-US"/>
              </w:rPr>
              <w:t xml:space="preserve"> </w:t>
            </w:r>
            <w:r>
              <w:rPr>
                <w:rFonts w:eastAsia="SimSun" w:hint="eastAsia"/>
                <w:szCs w:val="20"/>
                <w:lang w:val="en-US"/>
              </w:rPr>
              <w:t>parts</w:t>
            </w:r>
            <w:r w:rsidRPr="00FD6742">
              <w:rPr>
                <w:rFonts w:eastAsia="SimSun"/>
                <w:szCs w:val="20"/>
                <w:lang w:val="en-US" w:eastAsia="de-DE"/>
              </w:rPr>
              <w:t xml:space="preserve"> required to complete the </w:t>
            </w:r>
            <w:r>
              <w:rPr>
                <w:rFonts w:eastAsia="SimSun" w:hint="eastAsia"/>
                <w:szCs w:val="20"/>
                <w:lang w:val="en-US"/>
              </w:rPr>
              <w:t>assembly</w:t>
            </w:r>
          </w:p>
        </w:tc>
      </w:tr>
      <w:tr w:rsidR="00C87BA1" w:rsidRPr="00A324B4" w14:paraId="64AB7CEF" w14:textId="77777777" w:rsidTr="003173F7">
        <w:tc>
          <w:tcPr>
            <w:tcW w:w="0" w:type="auto"/>
          </w:tcPr>
          <w:p w14:paraId="40DC9A10" w14:textId="77777777" w:rsidR="00C87BA1" w:rsidRDefault="00C87BA1" w:rsidP="00893A45">
            <w:pPr>
              <w:rPr>
                <w:rFonts w:eastAsia="SimSun"/>
                <w:szCs w:val="20"/>
                <w:lang w:val="en-US" w:eastAsia="de-DE"/>
              </w:rPr>
            </w:pPr>
            <w:r>
              <w:rPr>
                <w:rFonts w:eastAsia="SimSun"/>
                <w:szCs w:val="20"/>
                <w:lang w:val="en-US" w:eastAsia="de-DE"/>
              </w:rPr>
              <w:t>T</w:t>
            </w:r>
            <w:r w:rsidRPr="008F27A7">
              <w:rPr>
                <w:rFonts w:eastAsia="SimSun"/>
                <w:szCs w:val="20"/>
                <w:lang w:val="en-US" w:eastAsia="de-DE"/>
              </w:rPr>
              <w:t>ransportation of the part to the placement or insertion position</w:t>
            </w:r>
          </w:p>
        </w:tc>
        <w:tc>
          <w:tcPr>
            <w:tcW w:w="0" w:type="auto"/>
          </w:tcPr>
          <w:p w14:paraId="1B8678D8" w14:textId="77777777" w:rsidR="00C87BA1" w:rsidRDefault="00C87BA1" w:rsidP="00893A45">
            <w:pPr>
              <w:rPr>
                <w:lang w:val="en-US"/>
              </w:rPr>
            </w:pPr>
          </w:p>
        </w:tc>
        <w:tc>
          <w:tcPr>
            <w:tcW w:w="0" w:type="auto"/>
          </w:tcPr>
          <w:p w14:paraId="6A0F3685" w14:textId="275A9749" w:rsidR="00C87BA1" w:rsidRDefault="00C87BA1" w:rsidP="00893A45">
            <w:pPr>
              <w:rPr>
                <w:rFonts w:eastAsia="SimSun"/>
                <w:szCs w:val="20"/>
                <w:lang w:val="en-US"/>
              </w:rPr>
            </w:pPr>
            <w:r>
              <w:rPr>
                <w:rFonts w:eastAsia="SimSun"/>
                <w:szCs w:val="20"/>
                <w:lang w:val="en-US"/>
              </w:rPr>
              <w:t xml:space="preserve">The correct preparation </w:t>
            </w:r>
            <w:r w:rsidR="00630569">
              <w:rPr>
                <w:rFonts w:eastAsia="SimSun"/>
                <w:szCs w:val="20"/>
                <w:lang w:val="en-US"/>
              </w:rPr>
              <w:t xml:space="preserve">orientation and </w:t>
            </w:r>
            <w:r>
              <w:rPr>
                <w:rFonts w:eastAsia="SimSun"/>
                <w:szCs w:val="20"/>
                <w:lang w:val="en-US"/>
              </w:rPr>
              <w:t>position for the following insertion</w:t>
            </w:r>
          </w:p>
        </w:tc>
      </w:tr>
      <w:tr w:rsidR="00C87BA1" w:rsidRPr="00A324B4" w14:paraId="32ECB806" w14:textId="77777777" w:rsidTr="003173F7">
        <w:tc>
          <w:tcPr>
            <w:tcW w:w="0" w:type="auto"/>
          </w:tcPr>
          <w:p w14:paraId="21E4B6E4" w14:textId="77777777" w:rsidR="00C87BA1" w:rsidRDefault="00C87BA1" w:rsidP="00893A45">
            <w:pPr>
              <w:rPr>
                <w:rFonts w:eastAsia="SimSun"/>
                <w:szCs w:val="20"/>
                <w:lang w:val="en-US" w:eastAsia="de-DE"/>
              </w:rPr>
            </w:pPr>
            <w:r>
              <w:rPr>
                <w:rFonts w:eastAsia="SimSun"/>
                <w:szCs w:val="20"/>
                <w:lang w:val="en-US" w:eastAsia="de-DE"/>
              </w:rPr>
              <w:t>E</w:t>
            </w:r>
            <w:r w:rsidRPr="008F27A7">
              <w:rPr>
                <w:rFonts w:eastAsia="SimSun"/>
                <w:szCs w:val="20"/>
                <w:lang w:val="en-US" w:eastAsia="de-DE"/>
              </w:rPr>
              <w:t>xecution of fitting or insertion</w:t>
            </w:r>
          </w:p>
        </w:tc>
        <w:tc>
          <w:tcPr>
            <w:tcW w:w="0" w:type="auto"/>
          </w:tcPr>
          <w:p w14:paraId="18F45B8D" w14:textId="77777777" w:rsidR="00C87BA1" w:rsidRDefault="00C87BA1" w:rsidP="00893A45">
            <w:pPr>
              <w:rPr>
                <w:lang w:val="en-US"/>
              </w:rPr>
            </w:pPr>
          </w:p>
        </w:tc>
        <w:tc>
          <w:tcPr>
            <w:tcW w:w="0" w:type="auto"/>
          </w:tcPr>
          <w:p w14:paraId="5E49090A" w14:textId="10D6BBEE" w:rsidR="00C87BA1" w:rsidRDefault="00C87BA1" w:rsidP="00893A45">
            <w:pPr>
              <w:rPr>
                <w:rFonts w:eastAsia="SimSun"/>
                <w:szCs w:val="20"/>
                <w:lang w:val="en-US" w:eastAsia="de-DE"/>
              </w:rPr>
            </w:pPr>
            <w:r>
              <w:rPr>
                <w:rFonts w:eastAsia="SimSun"/>
                <w:szCs w:val="20"/>
                <w:lang w:val="en-US" w:eastAsia="de-DE"/>
              </w:rPr>
              <w:t>The correct orientation and position of the insertion</w:t>
            </w:r>
          </w:p>
        </w:tc>
      </w:tr>
      <w:tr w:rsidR="00C87BA1" w:rsidRPr="00A324B4" w14:paraId="5EFCB11B" w14:textId="77777777" w:rsidTr="003173F7">
        <w:tc>
          <w:tcPr>
            <w:tcW w:w="0" w:type="auto"/>
            <w:tcBorders>
              <w:bottom w:val="single" w:sz="18" w:space="0" w:color="auto"/>
            </w:tcBorders>
          </w:tcPr>
          <w:p w14:paraId="3E5C8D87" w14:textId="77777777" w:rsidR="00C87BA1" w:rsidRDefault="00C87BA1" w:rsidP="00893A45">
            <w:pPr>
              <w:rPr>
                <w:rFonts w:eastAsia="SimSun"/>
                <w:szCs w:val="20"/>
                <w:lang w:val="en-US" w:eastAsia="de-DE"/>
              </w:rPr>
            </w:pPr>
            <w:r>
              <w:rPr>
                <w:rFonts w:eastAsia="SimSun"/>
                <w:szCs w:val="20"/>
                <w:lang w:val="en-US" w:eastAsia="de-DE"/>
              </w:rPr>
              <w:t>S</w:t>
            </w:r>
            <w:r w:rsidRPr="008F27A7">
              <w:rPr>
                <w:rFonts w:eastAsia="SimSun"/>
                <w:szCs w:val="20"/>
                <w:lang w:val="en-US" w:eastAsia="de-DE"/>
              </w:rPr>
              <w:t>ecuring the part</w:t>
            </w:r>
          </w:p>
        </w:tc>
        <w:tc>
          <w:tcPr>
            <w:tcW w:w="0" w:type="auto"/>
            <w:tcBorders>
              <w:bottom w:val="single" w:sz="18" w:space="0" w:color="auto"/>
            </w:tcBorders>
          </w:tcPr>
          <w:p w14:paraId="6124CDFD" w14:textId="77777777" w:rsidR="00C87BA1" w:rsidRDefault="00C87BA1" w:rsidP="00893A45">
            <w:pPr>
              <w:rPr>
                <w:lang w:val="en-US"/>
              </w:rPr>
            </w:pPr>
          </w:p>
        </w:tc>
        <w:tc>
          <w:tcPr>
            <w:tcW w:w="0" w:type="auto"/>
            <w:tcBorders>
              <w:bottom w:val="single" w:sz="18" w:space="0" w:color="auto"/>
            </w:tcBorders>
          </w:tcPr>
          <w:p w14:paraId="7FAE5B97" w14:textId="7168EBA3" w:rsidR="00C87BA1" w:rsidRDefault="00C87BA1" w:rsidP="00893A45">
            <w:pPr>
              <w:rPr>
                <w:rFonts w:eastAsia="SimSun"/>
                <w:szCs w:val="20"/>
                <w:lang w:val="en-US" w:eastAsia="de-DE"/>
              </w:rPr>
            </w:pPr>
            <w:r>
              <w:rPr>
                <w:rFonts w:eastAsia="SimSun"/>
                <w:szCs w:val="20"/>
                <w:lang w:val="en-US" w:eastAsia="de-DE"/>
              </w:rPr>
              <w:t>The correct of connecting staff and tool is applied for securing</w:t>
            </w:r>
          </w:p>
        </w:tc>
      </w:tr>
    </w:tbl>
    <w:p w14:paraId="1F233F63" w14:textId="34B94191" w:rsidR="00777CD2" w:rsidRDefault="00777CD2" w:rsidP="00777CD2">
      <w:pPr>
        <w:rPr>
          <w:lang w:val="en-US"/>
        </w:rPr>
      </w:pPr>
      <w:r w:rsidRPr="003C4E70">
        <w:rPr>
          <w:lang w:val="en-US"/>
        </w:rPr>
        <w:t xml:space="preserve">The implementation of each step within the Unity engine is a crucial aspect of our training system. The subsequent </w:t>
      </w:r>
      <w:r>
        <w:rPr>
          <w:lang w:val="en-US"/>
        </w:rPr>
        <w:t>section</w:t>
      </w:r>
      <w:r w:rsidRPr="003C4E70">
        <w:rPr>
          <w:lang w:val="en-US"/>
        </w:rPr>
        <w:t xml:space="preserve"> delves into the specific methods and tools utilized to bring these steps to life, ensuring an immersive and interactive learning experience for users.</w:t>
      </w:r>
    </w:p>
    <w:p w14:paraId="42151558" w14:textId="26F8A557" w:rsidR="00C87BA1" w:rsidRDefault="00C87BA1" w:rsidP="00C87BA1">
      <w:pPr>
        <w:pStyle w:val="berschrift2"/>
        <w:rPr>
          <w:lang w:val="en-US"/>
        </w:rPr>
      </w:pPr>
      <w:r>
        <w:rPr>
          <w:lang w:val="en-US"/>
        </w:rPr>
        <w:lastRenderedPageBreak/>
        <w:t>Implementation</w:t>
      </w:r>
    </w:p>
    <w:p w14:paraId="2BEBC097" w14:textId="2B4D0BB0" w:rsidR="00937F0D" w:rsidRDefault="00937F0D" w:rsidP="00937F0D">
      <w:pPr>
        <w:pStyle w:val="berschrift3"/>
        <w:rPr>
          <w:lang w:val="en-US"/>
        </w:rPr>
      </w:pPr>
      <w:r>
        <w:rPr>
          <w:lang w:val="en-US"/>
        </w:rPr>
        <w:t>Data Exchange</w:t>
      </w:r>
    </w:p>
    <w:p w14:paraId="45C61B8E" w14:textId="0643FA16" w:rsidR="00937F0D" w:rsidRDefault="00937F0D" w:rsidP="00937F0D">
      <w:pPr>
        <w:rPr>
          <w:lang w:val="en-US"/>
        </w:rPr>
      </w:pPr>
      <w:r w:rsidRPr="00937F0D">
        <w:rPr>
          <w:lang w:val="en-US"/>
        </w:rPr>
        <w:t xml:space="preserve">In situations where the complexity of the mesh is not particularly high and performance requirements are moderate, manual conversion of CAD data can be a cost-effective approach. In this thesis, all CAD data, including STEP files, were initially opened in AutoCAD. Subsequently, the data was manually exported to the VR environment and Unity environment as FBX files. This method of manual conversion helps strike a balance between cost and the desired level of detail and performance within the virtual assembly system. </w:t>
      </w:r>
      <w:r w:rsidR="0063483A" w:rsidRPr="0063483A">
        <w:rPr>
          <w:lang w:val="en-US"/>
        </w:rPr>
        <w:t>It is not necessary to utilize third-party or commercial software when there is no specific requirement for their use.</w:t>
      </w:r>
    </w:p>
    <w:p w14:paraId="78DDC746" w14:textId="66EB4C55" w:rsidR="0063483A" w:rsidRDefault="0063483A" w:rsidP="0063483A">
      <w:pPr>
        <w:pStyle w:val="berschrift3"/>
        <w:rPr>
          <w:lang w:val="en-US" w:eastAsia="zh-CN"/>
        </w:rPr>
      </w:pPr>
      <w:r>
        <w:rPr>
          <w:rFonts w:hint="eastAsia"/>
          <w:lang w:val="en-US" w:eastAsia="zh-CN"/>
        </w:rPr>
        <w:t>Modules</w:t>
      </w:r>
    </w:p>
    <w:p w14:paraId="5928B943" w14:textId="77777777" w:rsidR="0063483A" w:rsidRDefault="0063483A" w:rsidP="0063483A">
      <w:pPr>
        <w:rPr>
          <w:lang w:val="en-US" w:eastAsia="zh-CN"/>
        </w:rPr>
      </w:pPr>
      <w:r w:rsidRPr="0063483A">
        <w:rPr>
          <w:lang w:val="en-US" w:eastAsia="zh-CN"/>
        </w:rPr>
        <w:t>In this section, we elucidate the implementation details of each module, offering a comprehensive explanation of their individual functionalities. We will discuss the design choices and methodologies utilized in the development of these modules, in order to provide a clear understanding of the system's architecture</w:t>
      </w:r>
      <w:r>
        <w:rPr>
          <w:lang w:val="en-US" w:eastAsia="zh-CN"/>
        </w:rPr>
        <w:t>.</w:t>
      </w:r>
    </w:p>
    <w:p w14:paraId="6BDC4BE4" w14:textId="0802AC81" w:rsidR="0063483A" w:rsidRDefault="0063483A" w:rsidP="0063483A">
      <w:pPr>
        <w:rPr>
          <w:lang w:val="en-US" w:eastAsia="zh-CN"/>
        </w:rPr>
      </w:pPr>
      <w:r w:rsidRPr="0063483A">
        <w:rPr>
          <w:lang w:val="en-US" w:eastAsia="zh-CN"/>
        </w:rPr>
        <w:t>Finally, we will explore the interactions between modules and how they are integrated to form a cohesive system. By providing a thorough account of the implementation details, we aim to foster a deeper appreciation for the intricacies of the project.</w:t>
      </w:r>
    </w:p>
    <w:p w14:paraId="5FFA8FD1" w14:textId="7B26789B" w:rsidR="005749BE" w:rsidRDefault="005749BE" w:rsidP="005749BE">
      <w:pPr>
        <w:pStyle w:val="berschrift4"/>
        <w:rPr>
          <w:lang w:eastAsia="zh-CN"/>
        </w:rPr>
      </w:pPr>
      <w:r>
        <w:rPr>
          <w:lang w:eastAsia="zh-CN"/>
        </w:rPr>
        <w:t>Process Controller</w:t>
      </w:r>
    </w:p>
    <w:p w14:paraId="0DEDBB70" w14:textId="49E4A2C9" w:rsidR="005749BE" w:rsidRPr="00773EF0" w:rsidRDefault="005749BE" w:rsidP="005749BE">
      <w:pPr>
        <w:rPr>
          <w:lang w:val="en-US" w:eastAsia="zh-CN"/>
        </w:rPr>
      </w:pPr>
      <w:r w:rsidRPr="005749BE">
        <w:rPr>
          <w:lang w:val="en-US" w:eastAsia="zh-CN"/>
        </w:rPr>
        <w:t>The trainer can input the correct order of assembly into the Process Controller module. Each assembly step is defined as a list containin</w:t>
      </w:r>
      <w:r w:rsidR="009E64A8">
        <w:rPr>
          <w:lang w:val="en-US" w:eastAsia="zh-CN"/>
        </w:rPr>
        <w:t xml:space="preserve">g the IDs of two parts that should be </w:t>
      </w:r>
      <w:r w:rsidRPr="005749BE">
        <w:rPr>
          <w:lang w:val="en-US" w:eastAsia="zh-CN"/>
        </w:rPr>
        <w:t xml:space="preserve">assembled together in that specific step. As mentioned in the previous section, an assembly </w:t>
      </w:r>
      <w:r w:rsidR="009E64A8">
        <w:rPr>
          <w:lang w:val="en-US" w:eastAsia="zh-CN"/>
        </w:rPr>
        <w:t>process</w:t>
      </w:r>
      <w:r w:rsidRPr="005749BE">
        <w:rPr>
          <w:lang w:val="en-US" w:eastAsia="zh-CN"/>
        </w:rPr>
        <w:t xml:space="preserve"> always occurs between two parts. Connecting materials, such as screws and safety rings, do not play a role in defining the assembly </w:t>
      </w:r>
      <w:r w:rsidR="009E64A8">
        <w:rPr>
          <w:lang w:val="en-US" w:eastAsia="zh-CN"/>
        </w:rPr>
        <w:t>process</w:t>
      </w:r>
      <w:r w:rsidRPr="005749BE">
        <w:rPr>
          <w:lang w:val="en-US" w:eastAsia="zh-CN"/>
        </w:rPr>
        <w:t xml:space="preserve"> and are not considered in the list.</w:t>
      </w:r>
      <w:r w:rsidR="00773EF0">
        <w:rPr>
          <w:lang w:val="en-US" w:eastAsia="zh-CN"/>
        </w:rPr>
        <w:t xml:space="preserve"> </w:t>
      </w:r>
      <w:r w:rsidR="00773EF0" w:rsidRPr="00773EF0">
        <w:rPr>
          <w:lang w:val="en-US" w:eastAsia="zh-CN"/>
        </w:rPr>
        <w:t>These lists will be stored in the Process Controller as data in the form of a linked list.</w:t>
      </w:r>
    </w:p>
    <w:p w14:paraId="63A7003F" w14:textId="66A84005" w:rsidR="00773EF0" w:rsidRPr="00773EF0" w:rsidRDefault="00773EF0" w:rsidP="00773EF0">
      <w:pPr>
        <w:rPr>
          <w:lang w:val="en-US" w:eastAsia="zh-CN"/>
        </w:rPr>
      </w:pPr>
      <w:r w:rsidRPr="00773EF0">
        <w:rPr>
          <w:lang w:val="en-US" w:eastAsia="zh-CN"/>
        </w:rPr>
        <w:t xml:space="preserve">The linked list data structure is utilized to represent the correct assembly sequence within the Process Controller module. The head of the linked list corresponds to the first assembly </w:t>
      </w:r>
      <w:r w:rsidR="009E64A8">
        <w:rPr>
          <w:lang w:val="en-US" w:eastAsia="zh-CN"/>
        </w:rPr>
        <w:t>process</w:t>
      </w:r>
      <w:r w:rsidRPr="00773EF0">
        <w:rPr>
          <w:lang w:val="en-US" w:eastAsia="zh-CN"/>
        </w:rPr>
        <w:t xml:space="preserve">, and each subsequent </w:t>
      </w:r>
      <w:r w:rsidR="009E64A8">
        <w:rPr>
          <w:lang w:val="en-US" w:eastAsia="zh-CN"/>
        </w:rPr>
        <w:t>process</w:t>
      </w:r>
      <w:r w:rsidRPr="00773EF0">
        <w:rPr>
          <w:lang w:val="en-US" w:eastAsia="zh-CN"/>
        </w:rPr>
        <w:t xml:space="preserve"> in the correct sequence is connected to the previous one. This arrangement ensures that the assembly steps are linked together in the prope</w:t>
      </w:r>
      <w:r>
        <w:rPr>
          <w:lang w:val="en-US" w:eastAsia="zh-CN"/>
        </w:rPr>
        <w:t>r order, from beginning to end.</w:t>
      </w:r>
    </w:p>
    <w:p w14:paraId="7615BD16" w14:textId="59208B49" w:rsidR="00324271" w:rsidRDefault="00773EF0" w:rsidP="00773EF0">
      <w:pPr>
        <w:rPr>
          <w:lang w:val="en-US" w:eastAsia="zh-CN"/>
        </w:rPr>
      </w:pPr>
      <w:r w:rsidRPr="00773EF0">
        <w:rPr>
          <w:lang w:val="en-US" w:eastAsia="zh-CN"/>
        </w:rPr>
        <w:t xml:space="preserve">Initially, a pointer is set to point to the first ID in the first list, representing the starting point of the assembly process. As the system identifies that an assembly </w:t>
      </w:r>
      <w:r w:rsidR="009E64A8">
        <w:rPr>
          <w:lang w:val="en-US" w:eastAsia="zh-CN"/>
        </w:rPr>
        <w:t>process</w:t>
      </w:r>
      <w:r w:rsidRPr="00773EF0">
        <w:rPr>
          <w:lang w:val="en-US" w:eastAsia="zh-CN"/>
        </w:rPr>
        <w:t xml:space="preserve"> has been successfully completed, the pointer advances and points to the next list, indicating the next assembly </w:t>
      </w:r>
      <w:r w:rsidR="009E64A8">
        <w:rPr>
          <w:lang w:val="en-US" w:eastAsia="zh-CN"/>
        </w:rPr>
        <w:t>process</w:t>
      </w:r>
      <w:r w:rsidRPr="00773EF0">
        <w:rPr>
          <w:lang w:val="en-US" w:eastAsia="zh-CN"/>
        </w:rPr>
        <w:t xml:space="preserve"> to be performed. This dynamic management of the assembly sequence allows the Process Controller to effectively guide trainees through the assembly process while ensuring that each </w:t>
      </w:r>
      <w:r w:rsidR="009E64A8">
        <w:rPr>
          <w:lang w:val="en-US" w:eastAsia="zh-CN"/>
        </w:rPr>
        <w:t>process</w:t>
      </w:r>
      <w:r w:rsidRPr="00773EF0">
        <w:rPr>
          <w:lang w:val="en-US" w:eastAsia="zh-CN"/>
        </w:rPr>
        <w:t xml:space="preserve"> is completed in the correct order.</w:t>
      </w:r>
    </w:p>
    <w:p w14:paraId="356C0D2C" w14:textId="1E8A993E" w:rsidR="00324271" w:rsidRPr="00324271" w:rsidRDefault="00324271" w:rsidP="00324271">
      <w:pPr>
        <w:rPr>
          <w:lang w:val="en-US" w:eastAsia="zh-CN"/>
        </w:rPr>
      </w:pPr>
      <w:r w:rsidRPr="00324271">
        <w:rPr>
          <w:lang w:val="en-US" w:eastAsia="zh-CN"/>
        </w:rPr>
        <w:lastRenderedPageBreak/>
        <w:t>It is crucial to emphasize that the order of elements within the list is significant. As previously discussed and in line with the Socket-based concept introduced earlier, an assembly process involves two parts: one being the main body with the socket, to which the other part is attached. To accurately represent this relationship in the list, a clear distinction betw</w:t>
      </w:r>
      <w:r>
        <w:rPr>
          <w:lang w:val="en-US" w:eastAsia="zh-CN"/>
        </w:rPr>
        <w:t>een the two parts is necessary.</w:t>
      </w:r>
    </w:p>
    <w:p w14:paraId="08D6AD0E" w14:textId="7353E7C6" w:rsidR="00324271" w:rsidRDefault="00324271" w:rsidP="00324271">
      <w:pPr>
        <w:rPr>
          <w:lang w:val="en-US" w:eastAsia="zh-CN"/>
        </w:rPr>
      </w:pPr>
      <w:r w:rsidRPr="00324271">
        <w:rPr>
          <w:lang w:val="en-US" w:eastAsia="zh-CN"/>
        </w:rPr>
        <w:t>In the list, the first element represents the main body with the socket, while the second element corresponds to the part that will be fitted to the body. By maintaining this consistent order within the list, the Process Controller can effectively manage the assembly process, guiding trainees through each step while ensuring that the correct parts are being assembled in the appropriate manner.</w:t>
      </w:r>
    </w:p>
    <w:p w14:paraId="1131F3F2" w14:textId="4E54D51D" w:rsidR="009D5EC4" w:rsidRPr="009D5EC4" w:rsidRDefault="009D5EC4" w:rsidP="009D5EC4">
      <w:pPr>
        <w:rPr>
          <w:lang w:val="en-US" w:eastAsia="zh-CN"/>
        </w:rPr>
      </w:pPr>
      <w:r w:rsidRPr="009D5EC4">
        <w:rPr>
          <w:lang w:val="en-US" w:eastAsia="zh-CN"/>
        </w:rPr>
        <w:t>Additionally, the process controller is responsible for managing the switching of sockets. Given the presence of multiple assembl</w:t>
      </w:r>
      <w:r>
        <w:rPr>
          <w:rFonts w:hint="eastAsia"/>
          <w:lang w:val="en-US" w:eastAsia="zh-CN"/>
        </w:rPr>
        <w:t>y</w:t>
      </w:r>
      <w:r w:rsidRPr="009D5EC4">
        <w:rPr>
          <w:lang w:val="en-US" w:eastAsia="zh-CN"/>
        </w:rPr>
        <w:t xml:space="preserve"> parts within the scene simultaneously, </w:t>
      </w:r>
      <w:r>
        <w:rPr>
          <w:rFonts w:hint="eastAsia"/>
          <w:lang w:val="en-US" w:eastAsia="zh-CN"/>
        </w:rPr>
        <w:t>opening</w:t>
      </w:r>
      <w:r w:rsidRPr="009D5EC4">
        <w:rPr>
          <w:lang w:val="en-US" w:eastAsia="zh-CN"/>
        </w:rPr>
        <w:t xml:space="preserve"> all sockets for all assembl</w:t>
      </w:r>
      <w:r>
        <w:rPr>
          <w:rFonts w:hint="eastAsia"/>
          <w:lang w:val="en-US" w:eastAsia="zh-CN"/>
        </w:rPr>
        <w:t>y</w:t>
      </w:r>
      <w:r w:rsidRPr="009D5EC4">
        <w:rPr>
          <w:lang w:val="en-US" w:eastAsia="zh-CN"/>
        </w:rPr>
        <w:t xml:space="preserve"> parts would result in considerable complications and superfluous calculations. To address this issue, we have refined the assemble process definition. Specifically, the socket is </w:t>
      </w:r>
      <w:r>
        <w:rPr>
          <w:rFonts w:hint="eastAsia"/>
          <w:lang w:val="en-US" w:eastAsia="zh-CN"/>
        </w:rPr>
        <w:t>open</w:t>
      </w:r>
      <w:r w:rsidRPr="009D5EC4">
        <w:rPr>
          <w:lang w:val="en-US" w:eastAsia="zh-CN"/>
        </w:rPr>
        <w:t xml:space="preserve"> only after the first step, during which the two parts are identified, in order to prepare the position for the subsequent step. This procedure is also over</w:t>
      </w:r>
      <w:r>
        <w:rPr>
          <w:lang w:val="en-US" w:eastAsia="zh-CN"/>
        </w:rPr>
        <w:t>seen by the process controller.</w:t>
      </w:r>
    </w:p>
    <w:p w14:paraId="1C1234FC" w14:textId="0F8D8CD6" w:rsidR="009D5EC4" w:rsidRDefault="009D5EC4" w:rsidP="00324271">
      <w:pPr>
        <w:rPr>
          <w:lang w:val="en-US" w:eastAsia="zh-CN"/>
        </w:rPr>
      </w:pPr>
      <w:r w:rsidRPr="009D5EC4">
        <w:rPr>
          <w:lang w:val="en-US" w:eastAsia="zh-CN"/>
        </w:rPr>
        <w:t xml:space="preserve">The process controller </w:t>
      </w:r>
      <w:r w:rsidR="009E64A8">
        <w:rPr>
          <w:rFonts w:hint="eastAsia"/>
          <w:lang w:val="en-US" w:eastAsia="zh-CN"/>
        </w:rPr>
        <w:t>has</w:t>
      </w:r>
      <w:r w:rsidRPr="009D5EC4">
        <w:rPr>
          <w:lang w:val="en-US" w:eastAsia="zh-CN"/>
        </w:rPr>
        <w:t xml:space="preserve"> a </w:t>
      </w:r>
      <w:r w:rsidR="009E64A8">
        <w:rPr>
          <w:lang w:val="en-US" w:eastAsia="zh-CN"/>
        </w:rPr>
        <w:t>component of collider</w:t>
      </w:r>
      <w:r w:rsidRPr="009D5EC4">
        <w:rPr>
          <w:lang w:val="en-US" w:eastAsia="zh-CN"/>
        </w:rPr>
        <w:t>, which restricts access to only the two parts in the list indicated by the pointer. In this setup, only the first part in the list is granted permission to open the socket, streamlining the process and minimizing any potential difficulties or computational overhead.</w:t>
      </w:r>
    </w:p>
    <w:p w14:paraId="1EE294FA" w14:textId="343559CB" w:rsidR="008B5075" w:rsidRPr="008B5075" w:rsidRDefault="008B5075" w:rsidP="008B5075">
      <w:pPr>
        <w:rPr>
          <w:lang w:val="en-US" w:eastAsia="zh-CN"/>
        </w:rPr>
      </w:pPr>
      <w:r w:rsidRPr="008B5075">
        <w:rPr>
          <w:lang w:val="en-US" w:eastAsia="zh-CN"/>
        </w:rPr>
        <w:t>The process controller attains a significant level of control over the parts, primarily through the manipulation of the sockets. Various strategies exist for operating the switches, and the selection of an appropriate approach depends on the system's objectives. In the context of a training system, the conditions for opening the sockets need to be more stringent in order to ens</w:t>
      </w:r>
      <w:r>
        <w:rPr>
          <w:lang w:val="en-US" w:eastAsia="zh-CN"/>
        </w:rPr>
        <w:t>ure accurate learning outcomes.</w:t>
      </w:r>
    </w:p>
    <w:p w14:paraId="4460AEA1" w14:textId="757A0599" w:rsidR="008B5075" w:rsidRDefault="008B5075" w:rsidP="008B5075">
      <w:pPr>
        <w:rPr>
          <w:rFonts w:hint="eastAsia"/>
          <w:lang w:val="en-US" w:eastAsia="zh-CN"/>
        </w:rPr>
      </w:pPr>
      <w:r w:rsidRPr="008B5075">
        <w:rPr>
          <w:lang w:val="en-US" w:eastAsia="zh-CN"/>
        </w:rPr>
        <w:t>However, when the system serves a different purpose, it may be feasible to have multiple switches open simultaneously. This approach offers greater flexibility and is more pertinent to scenarios where display and demonstration are the primary focus, as opposed to strict training requirements. By tailoring the socket operation strategy to the system's goals, the process controller can effectively adapt to diverse use cases and accommodate the specific needs of each situation.</w:t>
      </w:r>
    </w:p>
    <w:p w14:paraId="13E1B4C5" w14:textId="2C7C4964" w:rsidR="00C01676" w:rsidRDefault="00C01676" w:rsidP="00C01676">
      <w:pPr>
        <w:pStyle w:val="berschrift4"/>
        <w:rPr>
          <w:lang w:val="en-US" w:eastAsia="zh-CN"/>
        </w:rPr>
      </w:pPr>
      <w:r>
        <w:rPr>
          <w:lang w:val="en-US" w:eastAsia="zh-CN"/>
        </w:rPr>
        <w:t>Part</w:t>
      </w:r>
    </w:p>
    <w:p w14:paraId="7E7AD834" w14:textId="77777777" w:rsidR="00AE2121" w:rsidRPr="00AE2121" w:rsidRDefault="00AE2121" w:rsidP="00AE2121">
      <w:pPr>
        <w:rPr>
          <w:highlight w:val="yellow"/>
          <w:lang w:val="en-US"/>
        </w:rPr>
      </w:pPr>
      <w:bookmarkStart w:id="57" w:name="_GoBack"/>
      <w:bookmarkEnd w:id="57"/>
      <w:r w:rsidRPr="00AE2121">
        <w:rPr>
          <w:highlight w:val="yellow"/>
          <w:lang w:val="en-US"/>
        </w:rPr>
        <w:t>The part is the main module of the system. In the previous section on defining an assembly process, we split the assembly process into four small subtasks, the first of which is determined in conjunction with the process controller. The determination of the remaining three subtasks is entirely dependent on the interaction between the parts.</w:t>
      </w:r>
    </w:p>
    <w:p w14:paraId="37183EEC" w14:textId="6B87F992" w:rsidR="00AE2121" w:rsidRPr="00AE2121" w:rsidRDefault="00AE2121" w:rsidP="00AE2121">
      <w:pPr>
        <w:rPr>
          <w:lang w:val="en-US"/>
        </w:rPr>
      </w:pPr>
      <w:r w:rsidRPr="00AE2121">
        <w:rPr>
          <w:highlight w:val="yellow"/>
          <w:lang w:val="en-US"/>
        </w:rPr>
        <w:lastRenderedPageBreak/>
        <w:t>First, let's look at the second subtask: Transportation of the part to the placement or insertion position. The key information to be acquired in this subtask are the correct preparation orientation and position for the following insertion.</w:t>
      </w:r>
      <w:r>
        <w:rPr>
          <w:lang w:val="en-US"/>
        </w:rPr>
        <w:t xml:space="preserve"> </w:t>
      </w:r>
    </w:p>
    <w:p w14:paraId="46A978EA" w14:textId="5A92B6E9" w:rsidR="0063483A" w:rsidRPr="0063483A" w:rsidRDefault="0063483A" w:rsidP="0063483A">
      <w:pPr>
        <w:pStyle w:val="berschrift4"/>
        <w:rPr>
          <w:lang w:eastAsia="zh-CN"/>
        </w:rPr>
      </w:pPr>
      <w:r>
        <w:rPr>
          <w:lang w:eastAsia="zh-CN"/>
        </w:rPr>
        <w:t>Recorder</w:t>
      </w:r>
    </w:p>
    <w:p w14:paraId="5A0AFBE0" w14:textId="69D9C4FC" w:rsidR="00777CD2" w:rsidRPr="00777CD2" w:rsidRDefault="00777CD2" w:rsidP="00777CD2">
      <w:pPr>
        <w:rPr>
          <w:lang w:val="en-US"/>
        </w:rPr>
      </w:pPr>
    </w:p>
    <w:p w14:paraId="17CF0410" w14:textId="21CC4D7F" w:rsidR="0005605E" w:rsidRDefault="0005605E" w:rsidP="0005605E">
      <w:pPr>
        <w:pStyle w:val="berschrift1"/>
        <w:rPr>
          <w:lang w:val="en-GB"/>
        </w:rPr>
      </w:pPr>
      <w:bookmarkStart w:id="58" w:name="_Toc133485554"/>
      <w:r>
        <w:rPr>
          <w:lang w:val="en-GB"/>
        </w:rPr>
        <w:lastRenderedPageBreak/>
        <w:t>Results and Discussion</w:t>
      </w:r>
      <w:bookmarkEnd w:id="58"/>
    </w:p>
    <w:p w14:paraId="35C5C519" w14:textId="49DB5CAB" w:rsidR="007D17E7" w:rsidRDefault="007D17E7" w:rsidP="007D17E7">
      <w:pPr>
        <w:pStyle w:val="berschrift2"/>
        <w:rPr>
          <w:lang w:val="en-GB"/>
        </w:rPr>
      </w:pPr>
      <w:r>
        <w:rPr>
          <w:lang w:val="en-GB"/>
        </w:rPr>
        <w:t>User Study</w:t>
      </w:r>
    </w:p>
    <w:p w14:paraId="7F7EF757" w14:textId="77DBCC38" w:rsidR="00937F0D" w:rsidRDefault="00937F0D" w:rsidP="00937F0D">
      <w:pPr>
        <w:rPr>
          <w:lang w:val="en-GB"/>
        </w:rPr>
      </w:pPr>
      <w:r>
        <w:rPr>
          <w:lang w:val="en-GB"/>
        </w:rPr>
        <w:t>- Purpose of user study( training? Immersion?usability?)</w:t>
      </w:r>
    </w:p>
    <w:p w14:paraId="2BF19822" w14:textId="6F086562" w:rsidR="00937F0D" w:rsidRPr="00937F0D" w:rsidRDefault="00937F0D" w:rsidP="00937F0D">
      <w:pPr>
        <w:rPr>
          <w:lang w:val="en-GB"/>
        </w:rPr>
      </w:pPr>
      <w:r>
        <w:rPr>
          <w:lang w:val="en-GB"/>
        </w:rPr>
        <w:t>- what kind of questionnaire is used for which purpose</w:t>
      </w:r>
    </w:p>
    <w:p w14:paraId="10E94203" w14:textId="52E4167A" w:rsidR="007D17E7" w:rsidRDefault="007D17E7" w:rsidP="007D17E7">
      <w:pPr>
        <w:pStyle w:val="berschrift3"/>
        <w:rPr>
          <w:lang w:val="en-GB"/>
        </w:rPr>
      </w:pPr>
      <w:r>
        <w:rPr>
          <w:lang w:val="en-GB"/>
        </w:rPr>
        <w:t>Experiment Task</w:t>
      </w:r>
    </w:p>
    <w:p w14:paraId="133F30F2" w14:textId="2AD4FBA7" w:rsidR="00937F0D" w:rsidRPr="00937F0D" w:rsidRDefault="00937F0D" w:rsidP="00937F0D">
      <w:pPr>
        <w:pStyle w:val="Listenabsatz"/>
        <w:numPr>
          <w:ilvl w:val="0"/>
          <w:numId w:val="26"/>
        </w:numPr>
        <w:rPr>
          <w:lang w:val="en-GB"/>
        </w:rPr>
      </w:pPr>
      <w:r w:rsidRPr="00937F0D">
        <w:rPr>
          <w:lang w:val="en-GB"/>
        </w:rPr>
        <w:t>Describe the assembly process</w:t>
      </w:r>
    </w:p>
    <w:p w14:paraId="79DC0293" w14:textId="08CFBC74" w:rsidR="007D17E7" w:rsidRDefault="007D17E7" w:rsidP="007D17E7">
      <w:pPr>
        <w:pStyle w:val="berschrift3"/>
        <w:rPr>
          <w:lang w:val="en-GB"/>
        </w:rPr>
      </w:pPr>
      <w:r>
        <w:rPr>
          <w:lang w:val="en-GB"/>
        </w:rPr>
        <w:t>Procedure</w:t>
      </w:r>
    </w:p>
    <w:p w14:paraId="247D7374" w14:textId="7A5FE1D4" w:rsidR="007D17E7" w:rsidRDefault="007D17E7" w:rsidP="007D17E7">
      <w:pPr>
        <w:rPr>
          <w:lang w:val="en-US"/>
        </w:rPr>
      </w:pPr>
      <w:r w:rsidRPr="007D17E7">
        <w:rPr>
          <w:lang w:val="en-US"/>
        </w:rPr>
        <w:t>In this study, participant</w:t>
      </w:r>
      <w:r w:rsidR="00E81357">
        <w:rPr>
          <w:lang w:val="en-US"/>
        </w:rPr>
        <w:t xml:space="preserve">s are randomly divided into two. </w:t>
      </w:r>
      <w:r w:rsidRPr="007D17E7">
        <w:rPr>
          <w:lang w:val="en-US"/>
        </w:rPr>
        <w:t xml:space="preserve">Initially, all participants undergo a training session. Group 1 receives training using a VR system with guidance, while Group 2 learns the assembly process through reading instructions. After the training session, both groups attempt to assemble parts together in the VR system without guidance. The time taken and the number of errors are recorded for each participant. Finally, participants are asked to complete a questionnaire to gather their feedback and opinions on the </w:t>
      </w:r>
      <w:r w:rsidR="00E81357">
        <w:rPr>
          <w:lang w:val="en-US"/>
        </w:rPr>
        <w:t>VR system.</w:t>
      </w:r>
    </w:p>
    <w:p w14:paraId="7FE81E7C" w14:textId="77777777" w:rsidR="00937F0D" w:rsidRDefault="00937F0D" w:rsidP="00937F0D">
      <w:pPr>
        <w:keepNext/>
        <w:jc w:val="center"/>
      </w:pPr>
      <w:r>
        <w:rPr>
          <w:lang w:val="en-US"/>
        </w:rPr>
        <w:pict w14:anchorId="587EE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4.75pt;height:109.5pt">
            <v:imagedata r:id="rId32" o:title="Schematic process of user study"/>
          </v:shape>
        </w:pict>
      </w:r>
    </w:p>
    <w:p w14:paraId="4B67715C" w14:textId="62AF534B" w:rsidR="00937F0D" w:rsidRPr="007D17E7" w:rsidRDefault="00937F0D" w:rsidP="00937F0D">
      <w:pPr>
        <w:pStyle w:val="Beschriftung"/>
        <w:jc w:val="center"/>
        <w:rPr>
          <w:lang w:val="en-US"/>
        </w:rPr>
      </w:pPr>
      <w:r w:rsidRPr="00937F0D">
        <w:rPr>
          <w:lang w:val="en-US"/>
        </w:rPr>
        <w:t xml:space="preserve">Figure </w:t>
      </w:r>
      <w:r>
        <w:fldChar w:fldCharType="begin"/>
      </w:r>
      <w:r w:rsidRPr="00937F0D">
        <w:rPr>
          <w:lang w:val="en-US"/>
        </w:rPr>
        <w:instrText xml:space="preserve"> SEQ Figure \* ARABIC </w:instrText>
      </w:r>
      <w:r>
        <w:fldChar w:fldCharType="separate"/>
      </w:r>
      <w:r w:rsidRPr="00937F0D">
        <w:rPr>
          <w:noProof/>
          <w:lang w:val="en-US"/>
        </w:rPr>
        <w:t>11</w:t>
      </w:r>
      <w:r>
        <w:fldChar w:fldCharType="end"/>
      </w:r>
      <w:r w:rsidRPr="00937F0D">
        <w:rPr>
          <w:lang w:val="en-US"/>
        </w:rPr>
        <w:t xml:space="preserve"> schematic process of user study</w:t>
      </w:r>
    </w:p>
    <w:p w14:paraId="4F4DA817" w14:textId="5310E0AB" w:rsidR="007D17E7" w:rsidRPr="007D17E7" w:rsidRDefault="007D17E7" w:rsidP="007D17E7">
      <w:pPr>
        <w:pStyle w:val="berschrift3"/>
        <w:rPr>
          <w:lang w:val="en-US" w:eastAsia="en-US"/>
        </w:rPr>
      </w:pPr>
      <w:r w:rsidRPr="007D17E7">
        <w:rPr>
          <w:lang w:val="en-US" w:eastAsia="en-US"/>
        </w:rPr>
        <w:t>Results</w:t>
      </w:r>
      <w:r>
        <w:rPr>
          <w:lang w:val="en-US" w:eastAsia="en-US"/>
        </w:rPr>
        <w:t xml:space="preserve"> and Discussion</w:t>
      </w:r>
    </w:p>
    <w:p w14:paraId="06032AC2" w14:textId="77777777" w:rsidR="007D17E7" w:rsidRPr="007D17E7" w:rsidRDefault="007D17E7" w:rsidP="007D17E7">
      <w:pPr>
        <w:rPr>
          <w:lang w:val="en-GB"/>
        </w:rPr>
      </w:pPr>
    </w:p>
    <w:p w14:paraId="44977771" w14:textId="77777777" w:rsidR="007D17E7" w:rsidRPr="007D17E7" w:rsidRDefault="007D17E7" w:rsidP="007D17E7">
      <w:pPr>
        <w:rPr>
          <w:lang w:val="en-GB"/>
        </w:rPr>
      </w:pPr>
    </w:p>
    <w:p w14:paraId="7BDB91C8" w14:textId="77777777" w:rsidR="0005605E" w:rsidRPr="0005605E" w:rsidRDefault="0005605E" w:rsidP="0005605E">
      <w:pPr>
        <w:pStyle w:val="berschrift1"/>
        <w:rPr>
          <w:lang w:val="en-GB"/>
        </w:rPr>
      </w:pPr>
      <w:bookmarkStart w:id="59" w:name="_Toc133485555"/>
      <w:r>
        <w:rPr>
          <w:lang w:val="en-GB"/>
        </w:rPr>
        <w:lastRenderedPageBreak/>
        <w:t>Conclusion</w:t>
      </w:r>
      <w:bookmarkEnd w:id="59"/>
    </w:p>
    <w:bookmarkEnd w:id="4"/>
    <w:bookmarkEnd w:id="9"/>
    <w:p w14:paraId="317499CC" w14:textId="77777777" w:rsidR="00D81EC3" w:rsidRDefault="00D81EC3" w:rsidP="00897FBA">
      <w:pPr>
        <w:pStyle w:val="Anhangsgliederung"/>
        <w:numPr>
          <w:ilvl w:val="0"/>
          <w:numId w:val="0"/>
        </w:numPr>
        <w:rPr>
          <w:lang w:val="de-DE"/>
        </w:rPr>
      </w:pPr>
    </w:p>
    <w:sdt>
      <w:sdtPr>
        <w:rPr>
          <w:b w:val="0"/>
          <w:sz w:val="22"/>
        </w:rPr>
        <w:tag w:val="CitaviBibliography"/>
        <w:id w:val="791400323"/>
        <w:placeholder>
          <w:docPart w:val="DefaultPlaceholder_-1854013440"/>
        </w:placeholder>
      </w:sdtPr>
      <w:sdtContent>
        <w:p w14:paraId="613CEF90" w14:textId="77777777" w:rsidR="00E15BC2" w:rsidRDefault="005A2114" w:rsidP="00E15BC2">
          <w:pPr>
            <w:pStyle w:val="CitaviBibliographyHeading"/>
          </w:pPr>
          <w:r>
            <w:fldChar w:fldCharType="begin"/>
          </w:r>
          <w:r>
            <w:instrText>ADDIN CitaviBibliography</w:instrText>
          </w:r>
          <w:r>
            <w:fldChar w:fldCharType="separate"/>
          </w:r>
          <w:bookmarkStart w:id="60" w:name="_Toc133485556"/>
          <w:r w:rsidR="00E15BC2">
            <w:t>Literaturverzeichnis</w:t>
          </w:r>
          <w:bookmarkEnd w:id="60"/>
        </w:p>
        <w:p w14:paraId="79BF59F3" w14:textId="77777777" w:rsidR="00E15BC2" w:rsidRPr="00E15BC2" w:rsidRDefault="00E15BC2" w:rsidP="00E15BC2">
          <w:pPr>
            <w:pStyle w:val="CitaviBibliographyEntry"/>
            <w:rPr>
              <w:lang w:val="en-US"/>
            </w:rPr>
          </w:pPr>
          <w:bookmarkStart w:id="61" w:name="_CTVL0012e4db35f67ea4d31bd6c4969837b4dd5"/>
          <w:r w:rsidRPr="00E15BC2">
            <w:rPr>
              <w:lang w:val="en-US"/>
            </w:rPr>
            <w:t>.N.iehorster, Diederick C.; Li, Li; Lappe, Markus (2017): The Accuracy and Precision of Position and Orientation Tracking in the HTC Vive Virtual Reality System for Scientific Research. In:</w:t>
          </w:r>
          <w:bookmarkEnd w:id="61"/>
          <w:r w:rsidRPr="00E15BC2">
            <w:rPr>
              <w:lang w:val="en-US"/>
            </w:rPr>
            <w:t xml:space="preserve"> </w:t>
          </w:r>
          <w:r w:rsidRPr="00E15BC2">
            <w:rPr>
              <w:i/>
              <w:lang w:val="en-US"/>
            </w:rPr>
            <w:t xml:space="preserve">i-Perception </w:t>
          </w:r>
          <w:r w:rsidRPr="00E15BC2">
            <w:rPr>
              <w:lang w:val="en-US"/>
            </w:rPr>
            <w:t>8 (3), 2041669517708205. DOI: 10.1177/2041669517708205.</w:t>
          </w:r>
        </w:p>
        <w:p w14:paraId="3CEABC09" w14:textId="77777777" w:rsidR="00E15BC2" w:rsidRPr="00E15BC2" w:rsidRDefault="00E15BC2" w:rsidP="00E15BC2">
          <w:pPr>
            <w:pStyle w:val="CitaviBibliographyEntry"/>
            <w:rPr>
              <w:lang w:val="en-US"/>
            </w:rPr>
          </w:pPr>
          <w:bookmarkStart w:id="62" w:name="_CTVL001dcab55e54c9c43cc8e9815ebfabad381"/>
          <w:r w:rsidRPr="00E15BC2">
            <w:rPr>
              <w:lang w:val="en-US"/>
            </w:rPr>
            <w:t>ARtillery Intelligence. (2023): Extended reality (XR) market size worldwide from 2021 to 2026 (in billion U.S. dollars) In Statista.</w:t>
          </w:r>
        </w:p>
        <w:p w14:paraId="143C6962" w14:textId="77777777" w:rsidR="00E15BC2" w:rsidRPr="00E15BC2" w:rsidRDefault="00E15BC2" w:rsidP="00E15BC2">
          <w:pPr>
            <w:pStyle w:val="CitaviBibliographyEntry"/>
            <w:rPr>
              <w:lang w:val="en-US"/>
            </w:rPr>
          </w:pPr>
          <w:bookmarkStart w:id="63" w:name="_CTVL0019551d77d35c4404ca8a319d1ba969093"/>
          <w:bookmarkEnd w:id="62"/>
          <w:r w:rsidRPr="00E15BC2">
            <w:rPr>
              <w:rFonts w:hint="eastAsia"/>
              <w:lang w:val="en-US"/>
            </w:rPr>
            <w:t>Bailenson, Jeremy; Blascovich, Jim; Guadagno, Rosanna (2008): Self</w:t>
          </w:r>
          <w:r w:rsidRPr="00E15BC2">
            <w:rPr>
              <w:rFonts w:hint="eastAsia"/>
              <w:lang w:val="en-US"/>
            </w:rPr>
            <w:t>‐</w:t>
          </w:r>
          <w:r w:rsidRPr="00E15BC2">
            <w:rPr>
              <w:rFonts w:hint="eastAsia"/>
              <w:lang w:val="en-US"/>
            </w:rPr>
            <w:t>Representations in Immersive Virtual Environments. In:</w:t>
          </w:r>
          <w:bookmarkEnd w:id="63"/>
          <w:r w:rsidRPr="00E15BC2">
            <w:rPr>
              <w:rFonts w:hint="eastAsia"/>
              <w:lang w:val="en-US"/>
            </w:rPr>
            <w:t xml:space="preserve"> </w:t>
          </w:r>
          <w:r w:rsidRPr="00E15BC2">
            <w:rPr>
              <w:i/>
              <w:lang w:val="en-US"/>
            </w:rPr>
            <w:t xml:space="preserve">Journal of Applied Social Psychology </w:t>
          </w:r>
          <w:r w:rsidRPr="00E15BC2">
            <w:rPr>
              <w:lang w:val="en-US"/>
            </w:rPr>
            <w:t>38, S. 2673–2690. DOI: 10.1111/j.1559-1816.2008.00409.x.</w:t>
          </w:r>
        </w:p>
        <w:p w14:paraId="6CA38C59" w14:textId="77777777" w:rsidR="00E15BC2" w:rsidRPr="00E15BC2" w:rsidRDefault="00E15BC2" w:rsidP="00E15BC2">
          <w:pPr>
            <w:pStyle w:val="CitaviBibliographyEntry"/>
            <w:rPr>
              <w:lang w:val="en-US"/>
            </w:rPr>
          </w:pPr>
          <w:bookmarkStart w:id="64" w:name="_CTVL0014e7ffa85915a48f4bc7f1e5750542c08"/>
          <w:r w:rsidRPr="00E15BC2">
            <w:rPr>
              <w:lang w:val="en-US"/>
            </w:rPr>
            <w:t>Bamodu, Oluleke; Ye, Xu Ming (2013): Virtual Reality and Virtual Reality System Components. In:</w:t>
          </w:r>
          <w:bookmarkEnd w:id="64"/>
          <w:r w:rsidRPr="00E15BC2">
            <w:rPr>
              <w:lang w:val="en-US"/>
            </w:rPr>
            <w:t xml:space="preserve"> </w:t>
          </w:r>
          <w:r w:rsidRPr="00E15BC2">
            <w:rPr>
              <w:i/>
              <w:lang w:val="en-US"/>
            </w:rPr>
            <w:t xml:space="preserve">AMR </w:t>
          </w:r>
          <w:r w:rsidRPr="00E15BC2">
            <w:rPr>
              <w:lang w:val="en-US"/>
            </w:rPr>
            <w:t>765-767, S. 1169–1172. DOI: 10.4028/www.scientific.net/AMR.765-767.1169.</w:t>
          </w:r>
        </w:p>
        <w:p w14:paraId="594C1191" w14:textId="77777777" w:rsidR="00E15BC2" w:rsidRPr="00E15BC2" w:rsidRDefault="00E15BC2" w:rsidP="00E15BC2">
          <w:pPr>
            <w:pStyle w:val="CitaviBibliographyEntry"/>
            <w:rPr>
              <w:lang w:val="en-US"/>
            </w:rPr>
          </w:pPr>
          <w:bookmarkStart w:id="65" w:name="_CTVL001beec1ca23ee949f88279bb04e6855c6d"/>
          <w:r w:rsidRPr="00E15BC2">
            <w:rPr>
              <w:lang w:val="en-US"/>
            </w:rPr>
            <w:t>Bartodziej, Christoph Jan (2017): The Concept Industry 4.0. Wiesbaden: Springer Fachmedien Wiesbaden.</w:t>
          </w:r>
        </w:p>
        <w:p w14:paraId="564ABC6B" w14:textId="77777777" w:rsidR="00E15BC2" w:rsidRPr="00E15BC2" w:rsidRDefault="00E15BC2" w:rsidP="00E15BC2">
          <w:pPr>
            <w:pStyle w:val="CitaviBibliographyEntry"/>
            <w:rPr>
              <w:lang w:val="en-US"/>
            </w:rPr>
          </w:pPr>
          <w:bookmarkStart w:id="66" w:name="_CTVL001eafa60822e6f425a9c1b6da22c2b5c9d"/>
          <w:bookmarkEnd w:id="65"/>
          <w:r w:rsidRPr="00E15BC2">
            <w:rPr>
              <w:lang w:val="en-US"/>
            </w:rPr>
            <w:t>Billinghurst, Mark; Clark, Adrian; Lee, Gun (2015): A Survey of Augmented Reality. In:</w:t>
          </w:r>
          <w:bookmarkEnd w:id="66"/>
          <w:r w:rsidRPr="00E15BC2">
            <w:rPr>
              <w:lang w:val="en-US"/>
            </w:rPr>
            <w:t xml:space="preserve"> </w:t>
          </w:r>
          <w:r w:rsidRPr="00E15BC2">
            <w:rPr>
              <w:i/>
              <w:lang w:val="en-US"/>
            </w:rPr>
            <w:t xml:space="preserve">FNT in Human–Computer Interaction </w:t>
          </w:r>
          <w:r w:rsidRPr="00E15BC2">
            <w:rPr>
              <w:lang w:val="en-US"/>
            </w:rPr>
            <w:t>8 (2-3), S. 73–272. DOI: 10.1561/1100000049.</w:t>
          </w:r>
        </w:p>
        <w:p w14:paraId="0C2B3F6C" w14:textId="77777777" w:rsidR="00E15BC2" w:rsidRPr="00E15BC2" w:rsidRDefault="00E15BC2" w:rsidP="00E15BC2">
          <w:pPr>
            <w:pStyle w:val="CitaviBibliographyEntry"/>
            <w:rPr>
              <w:lang w:val="en-US"/>
            </w:rPr>
          </w:pPr>
          <w:bookmarkStart w:id="67" w:name="_CTVL001d6a88c985cfc4ce8b4b3085cae10f20f"/>
          <w:r w:rsidRPr="00E15BC2">
            <w:rPr>
              <w:lang w:val="en-US"/>
            </w:rPr>
            <w:t>Bower, Matt; Howe, Catherine; McCredie, Nerida; Robinson, Austin; Grover, David (2014): Augmented reality in Education — Cases, places, and potentials. In:</w:t>
          </w:r>
          <w:bookmarkEnd w:id="67"/>
          <w:r w:rsidRPr="00E15BC2">
            <w:rPr>
              <w:lang w:val="en-US"/>
            </w:rPr>
            <w:t xml:space="preserve"> </w:t>
          </w:r>
          <w:r w:rsidRPr="00E15BC2">
            <w:rPr>
              <w:i/>
              <w:lang w:val="en-US"/>
            </w:rPr>
            <w:t xml:space="preserve">Educational Media International </w:t>
          </w:r>
          <w:r w:rsidRPr="00E15BC2">
            <w:rPr>
              <w:lang w:val="en-US"/>
            </w:rPr>
            <w:t>51. DOI: 10.1080/09523987.2014.889400.</w:t>
          </w:r>
        </w:p>
        <w:p w14:paraId="722CD0F2" w14:textId="77777777" w:rsidR="00E15BC2" w:rsidRPr="00E15BC2" w:rsidRDefault="00E15BC2" w:rsidP="00E15BC2">
          <w:pPr>
            <w:pStyle w:val="CitaviBibliographyEntry"/>
            <w:rPr>
              <w:lang w:val="en-US"/>
            </w:rPr>
          </w:pPr>
          <w:bookmarkStart w:id="68" w:name="_CTVL001503a451b4f324b1394d6f17c264438d6"/>
          <w:r w:rsidRPr="00E15BC2">
            <w:rPr>
              <w:lang w:val="en-US"/>
            </w:rPr>
            <w:t>Chryssolouris, George; Mavrikios, Dimitris; Fragos, Dimitris; Karabatsou, Vassiliki (2000): Virtual reality-based experimentation environment for the verification of human-related factors in assembly processes. In:</w:t>
          </w:r>
          <w:bookmarkEnd w:id="68"/>
          <w:r w:rsidRPr="00E15BC2">
            <w:rPr>
              <w:lang w:val="en-US"/>
            </w:rPr>
            <w:t xml:space="preserve"> </w:t>
          </w:r>
          <w:r w:rsidRPr="00E15BC2">
            <w:rPr>
              <w:i/>
              <w:lang w:val="en-US"/>
            </w:rPr>
            <w:t xml:space="preserve">Robotics and Computer-Integrated Manufacturing </w:t>
          </w:r>
          <w:r w:rsidRPr="00E15BC2">
            <w:rPr>
              <w:lang w:val="en-US"/>
            </w:rPr>
            <w:t>16, S. 267–276. DOI: 10.1016/S0736-5845(00)00013-2.</w:t>
          </w:r>
        </w:p>
        <w:p w14:paraId="3C58D564" w14:textId="77777777" w:rsidR="00E15BC2" w:rsidRPr="00E15BC2" w:rsidRDefault="00E15BC2" w:rsidP="00E15BC2">
          <w:pPr>
            <w:pStyle w:val="CitaviBibliographyEntry"/>
            <w:rPr>
              <w:lang w:val="en-US"/>
            </w:rPr>
          </w:pPr>
          <w:bookmarkStart w:id="69" w:name="_CTVL00104c1eaa2bbb74ab183268f3deeda952f"/>
          <w:r w:rsidRPr="00E15BC2">
            <w:rPr>
              <w:lang w:val="en-US"/>
            </w:rPr>
            <w:t>Coles, Timothy; Meglan, Dwight; John, Nigel (2011): The Role of Haptics in Medical Training Simulators: A Survey of the State of the Art. In:</w:t>
          </w:r>
          <w:bookmarkEnd w:id="69"/>
          <w:r w:rsidRPr="00E15BC2">
            <w:rPr>
              <w:lang w:val="en-US"/>
            </w:rPr>
            <w:t xml:space="preserve"> </w:t>
          </w:r>
          <w:r w:rsidRPr="00E15BC2">
            <w:rPr>
              <w:i/>
              <w:lang w:val="en-US"/>
            </w:rPr>
            <w:t xml:space="preserve">IEEE T. Haptics </w:t>
          </w:r>
          <w:r w:rsidRPr="00E15BC2">
            <w:rPr>
              <w:lang w:val="en-US"/>
            </w:rPr>
            <w:t>4, S. 51–66. DOI: 10.1109/TOH.2010.19.</w:t>
          </w:r>
        </w:p>
        <w:p w14:paraId="36FF325F" w14:textId="77777777" w:rsidR="00E15BC2" w:rsidRPr="00E15BC2" w:rsidRDefault="00E15BC2" w:rsidP="00E15BC2">
          <w:pPr>
            <w:pStyle w:val="CitaviBibliographyEntry"/>
            <w:rPr>
              <w:lang w:val="en-US"/>
            </w:rPr>
          </w:pPr>
          <w:bookmarkStart w:id="70" w:name="_CTVL00123f5adf71658483699c57f1317a8ea27"/>
          <w:r w:rsidRPr="00E15BC2">
            <w:rPr>
              <w:lang w:val="en-US"/>
            </w:rPr>
            <w:t>Coughlan, James M.; Biggs, Brandon; Rivière, Marc-Aurèle; Shen, Huiying (2020): An Audio-Based 3D Spatial Guidance AR System for Blind Users. In:</w:t>
          </w:r>
          <w:bookmarkEnd w:id="70"/>
          <w:r w:rsidRPr="00E15BC2">
            <w:rPr>
              <w:lang w:val="en-US"/>
            </w:rPr>
            <w:t xml:space="preserve"> </w:t>
          </w:r>
          <w:r w:rsidRPr="00E15BC2">
            <w:rPr>
              <w:i/>
              <w:lang w:val="en-US"/>
            </w:rPr>
            <w:t xml:space="preserve">Computers helping people with special needs : … International Conference, ICCHP … : proceedings. International Conference on Computers Helping People with Special Needs </w:t>
          </w:r>
          <w:r w:rsidRPr="00E15BC2">
            <w:rPr>
              <w:lang w:val="en-US"/>
            </w:rPr>
            <w:t>12376, S. 475–484. DOI: 10.1007/978-3-030-58796-3_55.</w:t>
          </w:r>
        </w:p>
        <w:p w14:paraId="773C4691" w14:textId="77777777" w:rsidR="00E15BC2" w:rsidRPr="00E15BC2" w:rsidRDefault="00E15BC2" w:rsidP="00E15BC2">
          <w:pPr>
            <w:pStyle w:val="CitaviBibliographyEntry"/>
            <w:rPr>
              <w:lang w:val="en-US"/>
            </w:rPr>
          </w:pPr>
          <w:bookmarkStart w:id="71" w:name="_CTVL001ad206f1cd93444ae84acbf1d8dd70803"/>
          <w:r w:rsidRPr="00E15BC2">
            <w:rPr>
              <w:lang w:val="en-US"/>
            </w:rPr>
            <w:t>Desiderio Cano Porras; Petra Siemonsma; Rivka Inzelberg; Gabriel Zeilig; Meir Plotnik (2018): Advantages of virtual reality in the rehabilitation of balance and gait. In:</w:t>
          </w:r>
          <w:bookmarkEnd w:id="71"/>
          <w:r w:rsidRPr="00E15BC2">
            <w:rPr>
              <w:lang w:val="en-US"/>
            </w:rPr>
            <w:t xml:space="preserve"> </w:t>
          </w:r>
          <w:r w:rsidRPr="00E15BC2">
            <w:rPr>
              <w:i/>
              <w:lang w:val="en-US"/>
            </w:rPr>
            <w:t xml:space="preserve">Neurology </w:t>
          </w:r>
          <w:r w:rsidRPr="00E15BC2">
            <w:rPr>
              <w:lang w:val="en-US"/>
            </w:rPr>
            <w:t>90 (22), S. 1017. DOI: 10.1212/WNL.0000000000005603.</w:t>
          </w:r>
        </w:p>
        <w:p w14:paraId="5E6C23A2" w14:textId="77777777" w:rsidR="00E15BC2" w:rsidRPr="00E15BC2" w:rsidRDefault="00E15BC2" w:rsidP="00E15BC2">
          <w:pPr>
            <w:pStyle w:val="CitaviBibliographyEntry"/>
            <w:rPr>
              <w:lang w:val="en-US"/>
            </w:rPr>
          </w:pPr>
          <w:bookmarkStart w:id="72" w:name="_CTVL00100210c16c8624dd6a4755db926b47075"/>
          <w:r w:rsidRPr="00E15BC2">
            <w:rPr>
              <w:lang w:val="en-US"/>
            </w:rPr>
            <w:t>G.R. Bennett: The application of virtual prototyping in the development of complex aerospace products.</w:t>
          </w:r>
        </w:p>
        <w:p w14:paraId="759FDA89" w14:textId="77777777" w:rsidR="00E15BC2" w:rsidRPr="00E15BC2" w:rsidRDefault="00E15BC2" w:rsidP="00E15BC2">
          <w:pPr>
            <w:pStyle w:val="CitaviBibliographyEntry"/>
            <w:rPr>
              <w:lang w:val="en-US"/>
            </w:rPr>
          </w:pPr>
          <w:bookmarkStart w:id="73" w:name="_CTVL0010c17786fca584991a140c1f5e105c60b"/>
          <w:bookmarkEnd w:id="72"/>
          <w:r w:rsidRPr="00E15BC2">
            <w:rPr>
              <w:lang w:val="en-US"/>
            </w:rPr>
            <w:lastRenderedPageBreak/>
            <w:t>Ganapathy, Apoorva (2016): Virtual Reality and Augmented Reality Driven Real Estate World to Buy Properties. In:</w:t>
          </w:r>
          <w:bookmarkEnd w:id="73"/>
          <w:r w:rsidRPr="00E15BC2">
            <w:rPr>
              <w:lang w:val="en-US"/>
            </w:rPr>
            <w:t xml:space="preserve"> </w:t>
          </w:r>
          <w:r w:rsidRPr="00E15BC2">
            <w:rPr>
              <w:i/>
              <w:lang w:val="en-US"/>
            </w:rPr>
            <w:t xml:space="preserve">Asian j. humanity, art lit. </w:t>
          </w:r>
          <w:r w:rsidRPr="00E15BC2">
            <w:rPr>
              <w:lang w:val="en-US"/>
            </w:rPr>
            <w:t>3 (2), S. 137–146. DOI: 10.18034/ajhal.v3i2.567.</w:t>
          </w:r>
        </w:p>
        <w:p w14:paraId="108FAE10" w14:textId="77777777" w:rsidR="00E15BC2" w:rsidRPr="00E15BC2" w:rsidRDefault="00E15BC2" w:rsidP="00E15BC2">
          <w:pPr>
            <w:pStyle w:val="CitaviBibliographyEntry"/>
            <w:rPr>
              <w:lang w:val="en-US"/>
            </w:rPr>
          </w:pPr>
          <w:bookmarkStart w:id="74" w:name="_CTVL001f705440666df4551bd8c31a7d039661c"/>
          <w:r w:rsidRPr="00E15BC2">
            <w:rPr>
              <w:lang w:val="en-US"/>
            </w:rPr>
            <w:t>Jimoyiannis, A.: A systematic review of Virtual Reality in education.</w:t>
          </w:r>
        </w:p>
        <w:p w14:paraId="73154BB0" w14:textId="77777777" w:rsidR="00E15BC2" w:rsidRPr="00E15BC2" w:rsidRDefault="00E15BC2" w:rsidP="00E15BC2">
          <w:pPr>
            <w:pStyle w:val="CitaviBibliographyEntry"/>
            <w:rPr>
              <w:lang w:val="en-US"/>
            </w:rPr>
          </w:pPr>
          <w:bookmarkStart w:id="75" w:name="_CTVL001bb39b96207a84ce1a83301e73fb3cfb9"/>
          <w:bookmarkEnd w:id="74"/>
          <w:r w:rsidRPr="00E15BC2">
            <w:rPr>
              <w:lang w:val="en-US"/>
            </w:rPr>
            <w:t>Jones, Lynette; Sarter, Nadine (2008): Tactile Displays: Guidance for Their Design and Application. In:</w:t>
          </w:r>
          <w:bookmarkEnd w:id="75"/>
          <w:r w:rsidRPr="00E15BC2">
            <w:rPr>
              <w:lang w:val="en-US"/>
            </w:rPr>
            <w:t xml:space="preserve"> </w:t>
          </w:r>
          <w:r w:rsidRPr="00E15BC2">
            <w:rPr>
              <w:i/>
              <w:lang w:val="en-US"/>
            </w:rPr>
            <w:t xml:space="preserve">Human factors </w:t>
          </w:r>
          <w:r w:rsidRPr="00E15BC2">
            <w:rPr>
              <w:lang w:val="en-US"/>
            </w:rPr>
            <w:t>50, S. 90–111. DOI: 10.1518/001872008X250638.</w:t>
          </w:r>
        </w:p>
        <w:p w14:paraId="1305A1C4" w14:textId="77777777" w:rsidR="00E15BC2" w:rsidRPr="00E15BC2" w:rsidRDefault="00E15BC2" w:rsidP="00E15BC2">
          <w:pPr>
            <w:pStyle w:val="CitaviBibliographyEntry"/>
            <w:rPr>
              <w:lang w:val="en-US"/>
            </w:rPr>
          </w:pPr>
          <w:bookmarkStart w:id="76" w:name="_CTVL0017e616dce6fce4d7fa34ed6b67efe1be4"/>
          <w:r w:rsidRPr="00E15BC2">
            <w:rPr>
              <w:lang w:val="en-US"/>
            </w:rPr>
            <w:t>Lackner, James R.; DiZio, Paul (2005): Vestibular, proprioceptive, and haptic contributions to spatial orientation. In:</w:t>
          </w:r>
          <w:bookmarkEnd w:id="76"/>
          <w:r w:rsidRPr="00E15BC2">
            <w:rPr>
              <w:lang w:val="en-US"/>
            </w:rPr>
            <w:t xml:space="preserve"> </w:t>
          </w:r>
          <w:r w:rsidRPr="00E15BC2">
            <w:rPr>
              <w:i/>
              <w:lang w:val="en-US"/>
            </w:rPr>
            <w:t xml:space="preserve">Annual review of psychology </w:t>
          </w:r>
          <w:r w:rsidRPr="00E15BC2">
            <w:rPr>
              <w:lang w:val="en-US"/>
            </w:rPr>
            <w:t>56, S. 115–147. DOI: 10.1146/annurev.psych.55.090902.142023.</w:t>
          </w:r>
        </w:p>
        <w:p w14:paraId="5A1B955F" w14:textId="77777777" w:rsidR="00E15BC2" w:rsidRPr="00E15BC2" w:rsidRDefault="00E15BC2" w:rsidP="00E15BC2">
          <w:pPr>
            <w:pStyle w:val="CitaviBibliographyEntry"/>
            <w:rPr>
              <w:lang w:val="en-US"/>
            </w:rPr>
          </w:pPr>
          <w:bookmarkStart w:id="77" w:name="_CTVL0010978c57fe63449b692877e5e9e3ead8d"/>
          <w:r w:rsidRPr="00E15BC2">
            <w:rPr>
              <w:lang w:val="en-US"/>
            </w:rPr>
            <w:t>Lasi, Heiner; Fettke, Peter; Kemper, Hans-Georg; Feld, Thomas; Hoffmann, Michael (2014): Industry 4.0. In:</w:t>
          </w:r>
          <w:bookmarkEnd w:id="77"/>
          <w:r w:rsidRPr="00E15BC2">
            <w:rPr>
              <w:lang w:val="en-US"/>
            </w:rPr>
            <w:t xml:space="preserve"> </w:t>
          </w:r>
          <w:r w:rsidRPr="00E15BC2">
            <w:rPr>
              <w:i/>
              <w:lang w:val="en-US"/>
            </w:rPr>
            <w:t xml:space="preserve">Bus Inf Syst Eng </w:t>
          </w:r>
          <w:r w:rsidRPr="00E15BC2">
            <w:rPr>
              <w:lang w:val="en-US"/>
            </w:rPr>
            <w:t>6 (4), S. 239–242. DOI: 10.1007/s12599-014-0334-4.</w:t>
          </w:r>
        </w:p>
        <w:p w14:paraId="6F3E4E0D" w14:textId="77777777" w:rsidR="00E15BC2" w:rsidRPr="00E15BC2" w:rsidRDefault="00E15BC2" w:rsidP="00E15BC2">
          <w:pPr>
            <w:pStyle w:val="CitaviBibliographyEntry"/>
            <w:rPr>
              <w:lang w:val="en-US"/>
            </w:rPr>
          </w:pPr>
          <w:bookmarkStart w:id="78" w:name="_CTVL001491e485596cf4f42a0a4cda7ba6f4abf"/>
          <w:r w:rsidRPr="00E15BC2">
            <w:rPr>
              <w:lang w:val="en-US"/>
            </w:rPr>
            <w:t>LaValle, Steven M.; Yershova, Anna; Katsev, Max; Antonov, Michael (2014): Head tracking for the Oculus Rift. In: 2014 IEEE International Conference on Robotics and Automation (ICRA). 2014 IEEE International Conference on Robotics and Automation (ICRA). Hong Kong, China, 31.05.2014 - 07.06.2014: IEEE, S. 187–194.</w:t>
          </w:r>
        </w:p>
        <w:p w14:paraId="4445422E" w14:textId="77777777" w:rsidR="00E15BC2" w:rsidRPr="00E15BC2" w:rsidRDefault="00E15BC2" w:rsidP="00E15BC2">
          <w:pPr>
            <w:pStyle w:val="CitaviBibliographyEntry"/>
            <w:rPr>
              <w:lang w:val="en-US"/>
            </w:rPr>
          </w:pPr>
          <w:bookmarkStart w:id="79" w:name="_CTVL00187e9fad3d6794b13b75ca0ea4e4402f9"/>
          <w:bookmarkEnd w:id="78"/>
          <w:r w:rsidRPr="00E15BC2">
            <w:rPr>
              <w:lang w:val="en-US"/>
            </w:rPr>
            <w:t>LaViola, Joseph J.; Kruijff, Ernst; McMahan, Ryan P.; Bowman, Doug A.; Poupyrev, Ivan (2017): 3D user interfaces. Theory and practice. Second edition. Boston, Amsterdam, London: Addison-Wesley.</w:t>
          </w:r>
        </w:p>
        <w:p w14:paraId="3008C97C" w14:textId="77777777" w:rsidR="00E15BC2" w:rsidRPr="00E15BC2" w:rsidRDefault="00E15BC2" w:rsidP="00E15BC2">
          <w:pPr>
            <w:pStyle w:val="CitaviBibliographyEntry"/>
            <w:rPr>
              <w:lang w:val="en-US"/>
            </w:rPr>
          </w:pPr>
          <w:bookmarkStart w:id="80" w:name="_CTVL001e1a4fd87b4c94281b16faaa9eab9b894"/>
          <w:bookmarkEnd w:id="79"/>
          <w:r w:rsidRPr="00E15BC2">
            <w:rPr>
              <w:lang w:val="en-US"/>
            </w:rPr>
            <w:t>Lederman, S.; Klatzky, Roberta (2009): Haptic Perception: A Tutorial. In:</w:t>
          </w:r>
          <w:bookmarkEnd w:id="80"/>
          <w:r w:rsidRPr="00E15BC2">
            <w:rPr>
              <w:lang w:val="en-US"/>
            </w:rPr>
            <w:t xml:space="preserve"> </w:t>
          </w:r>
          <w:r w:rsidRPr="00E15BC2">
            <w:rPr>
              <w:i/>
              <w:lang w:val="en-US"/>
            </w:rPr>
            <w:t xml:space="preserve">Attention, perception &amp; psychophysics </w:t>
          </w:r>
          <w:r w:rsidRPr="00E15BC2">
            <w:rPr>
              <w:lang w:val="en-US"/>
            </w:rPr>
            <w:t>71, S. 1439–1459. DOI: 10.3758/APP.71.7.1439.</w:t>
          </w:r>
        </w:p>
        <w:p w14:paraId="5C266DAA" w14:textId="77777777" w:rsidR="00E15BC2" w:rsidRPr="00E15BC2" w:rsidRDefault="00E15BC2" w:rsidP="00E15BC2">
          <w:pPr>
            <w:pStyle w:val="CitaviBibliographyEntry"/>
            <w:rPr>
              <w:lang w:val="en-US"/>
            </w:rPr>
          </w:pPr>
          <w:bookmarkStart w:id="81" w:name="_CTVL0014665837f29e04b8680a3ff8dc71b3b41"/>
          <w:r w:rsidRPr="00E15BC2">
            <w:rPr>
              <w:lang w:val="en-US"/>
            </w:rPr>
            <w:t>Lin, James; Duh, Henry; Parker, Don; Abi-RAched, Habib; Furness, Thomas (2002): Effects of field of view on presence, enjoyment, memory, andsimulator sickness in a virtual environment. In:</w:t>
          </w:r>
          <w:bookmarkEnd w:id="81"/>
          <w:r w:rsidRPr="00E15BC2">
            <w:rPr>
              <w:lang w:val="en-US"/>
            </w:rPr>
            <w:t xml:space="preserve"> </w:t>
          </w:r>
          <w:r w:rsidRPr="00E15BC2">
            <w:rPr>
              <w:i/>
              <w:lang w:val="en-US"/>
            </w:rPr>
            <w:t>Proceedings - Virtual Reality Annual International Symposium</w:t>
          </w:r>
          <w:r w:rsidRPr="00E15BC2">
            <w:rPr>
              <w:lang w:val="en-US"/>
            </w:rPr>
            <w:t>.</w:t>
          </w:r>
        </w:p>
        <w:p w14:paraId="494A07DF" w14:textId="77777777" w:rsidR="00E15BC2" w:rsidRPr="00E15BC2" w:rsidRDefault="00E15BC2" w:rsidP="00E15BC2">
          <w:pPr>
            <w:pStyle w:val="CitaviBibliographyEntry"/>
            <w:rPr>
              <w:lang w:val="en-US"/>
            </w:rPr>
          </w:pPr>
          <w:bookmarkStart w:id="82" w:name="_CTVL0014f44dc85d8034dcdb3b1e199deba199f"/>
          <w:r w:rsidRPr="00E15BC2">
            <w:rPr>
              <w:lang w:val="en-US"/>
            </w:rPr>
            <w:t>Morris, Dan; Tan, Hong; Barbagli, Federico; Chang, Timothy; Jr, John (2007): Haptic Feedback Enhances Force Skill Learning.</w:t>
          </w:r>
        </w:p>
        <w:p w14:paraId="381CCC2E" w14:textId="77777777" w:rsidR="00E15BC2" w:rsidRPr="00E15BC2" w:rsidRDefault="00E15BC2" w:rsidP="00E15BC2">
          <w:pPr>
            <w:pStyle w:val="CitaviBibliographyEntry"/>
            <w:rPr>
              <w:lang w:val="en-US"/>
            </w:rPr>
          </w:pPr>
          <w:bookmarkStart w:id="83" w:name="_CTVL0010f1d27bb8444405cbb11ea31e207aa52"/>
          <w:bookmarkEnd w:id="82"/>
          <w:r w:rsidRPr="00E15BC2">
            <w:rPr>
              <w:lang w:val="en-US"/>
            </w:rPr>
            <w:t>Pidel, Catlin; Ackermann, Philipp (2020): Collaboration in Virtual and Augmented Reality: A Systematic Overview. In: Lucio Tommaso de Paolis und Patrick Bourdot (Hg.): Augmented Reality, Virtual Reality, and Computer Graphics, Bd. 12242. Cham: Springer International Publishing (Lecture Notes in Computer Science), S. 141–156.</w:t>
          </w:r>
        </w:p>
        <w:p w14:paraId="43D1D634" w14:textId="77777777" w:rsidR="00E15BC2" w:rsidRPr="00E15BC2" w:rsidRDefault="00E15BC2" w:rsidP="00E15BC2">
          <w:pPr>
            <w:pStyle w:val="CitaviBibliographyEntry"/>
            <w:rPr>
              <w:lang w:val="en-US"/>
            </w:rPr>
          </w:pPr>
          <w:bookmarkStart w:id="84" w:name="_CTVL001ed21b2a039bb4a41940348d14eb248fe"/>
          <w:bookmarkEnd w:id="83"/>
          <w:r w:rsidRPr="00E15BC2">
            <w:rPr>
              <w:lang w:val="en-US"/>
            </w:rPr>
            <w:t>Piechowski, Sarah; Pustowalow, Willi; Arz, Michael; Rittweger, Jörn; Mulder, Edwin; Wolf, Oliver Tobias et al. (2020): Virtual reality as training aid for manual spacecraft docking. In:</w:t>
          </w:r>
          <w:bookmarkEnd w:id="84"/>
          <w:r w:rsidRPr="00E15BC2">
            <w:rPr>
              <w:lang w:val="en-US"/>
            </w:rPr>
            <w:t xml:space="preserve"> </w:t>
          </w:r>
          <w:r w:rsidRPr="00E15BC2">
            <w:rPr>
              <w:i/>
              <w:lang w:val="en-US"/>
            </w:rPr>
            <w:t xml:space="preserve">Acta Astronautica </w:t>
          </w:r>
          <w:r w:rsidRPr="00E15BC2">
            <w:rPr>
              <w:lang w:val="en-US"/>
            </w:rPr>
            <w:t>177, S. 731–736. DOI: 10.1016/j.actaastro.2020.08.017.</w:t>
          </w:r>
        </w:p>
        <w:p w14:paraId="64136C65" w14:textId="77777777" w:rsidR="00E15BC2" w:rsidRPr="00E15BC2" w:rsidRDefault="00E15BC2" w:rsidP="00E15BC2">
          <w:pPr>
            <w:pStyle w:val="CitaviBibliographyEntry"/>
            <w:rPr>
              <w:lang w:val="en-US"/>
            </w:rPr>
          </w:pPr>
          <w:bookmarkStart w:id="85" w:name="_CTVL001b86371b0edbb4bdfa888e4a5f073b562"/>
          <w:r w:rsidRPr="00E15BC2">
            <w:rPr>
              <w:lang w:val="en-US"/>
            </w:rPr>
            <w:t>Preutenborbeck, Michael; Usai, Marcel; Herzberger, Nicolas; Flemisch, Frank (2022): Multimodal Human Systems Exploration with Tangible XR for the Internet of Production: An expert survey. In: Production Management and Process Control. 13th International Conference on Applied Human Factors and Ergonomics (AHFE 2022), July 24-28, 2022: AHFE International (AHFE International).</w:t>
          </w:r>
        </w:p>
        <w:p w14:paraId="583240EC" w14:textId="77777777" w:rsidR="00E15BC2" w:rsidRPr="00E15BC2" w:rsidRDefault="00E15BC2" w:rsidP="00E15BC2">
          <w:pPr>
            <w:pStyle w:val="CitaviBibliographyEntry"/>
            <w:rPr>
              <w:lang w:val="en-US"/>
            </w:rPr>
          </w:pPr>
          <w:bookmarkStart w:id="86" w:name="_CTVL00136b0a5ccc6634601b49a35100fa1e58d"/>
          <w:bookmarkEnd w:id="85"/>
          <w:r w:rsidRPr="00E15BC2">
            <w:rPr>
              <w:lang w:val="en-US"/>
            </w:rPr>
            <w:lastRenderedPageBreak/>
            <w:t>Rainer Müller, Leenhard Hörauf, Max Eichenwald: Collaborative Virtual Reality System for Industrial based Assembly Training.</w:t>
          </w:r>
        </w:p>
        <w:p w14:paraId="1AF17C99" w14:textId="77777777" w:rsidR="00E15BC2" w:rsidRPr="00E15BC2" w:rsidRDefault="00E15BC2" w:rsidP="00E15BC2">
          <w:pPr>
            <w:pStyle w:val="CitaviBibliographyEntry"/>
            <w:rPr>
              <w:lang w:val="en-US"/>
            </w:rPr>
          </w:pPr>
          <w:bookmarkStart w:id="87" w:name="_CTVL001665fe775f8f247008687f746075fe0f6"/>
          <w:bookmarkEnd w:id="86"/>
          <w:r w:rsidRPr="00E15BC2">
            <w:rPr>
              <w:lang w:val="en-US"/>
            </w:rPr>
            <w:t>Riva, Giuseppe; Waterworth, John; Murray, Dianne (2014): Interacting with Presence: HCI and the Sense of Presence in Computer-mediated Environments.</w:t>
          </w:r>
        </w:p>
        <w:p w14:paraId="3D45AB69" w14:textId="77777777" w:rsidR="00E15BC2" w:rsidRPr="00E15BC2" w:rsidRDefault="00E15BC2" w:rsidP="00E15BC2">
          <w:pPr>
            <w:pStyle w:val="CitaviBibliographyEntry"/>
            <w:rPr>
              <w:lang w:val="en-US"/>
            </w:rPr>
          </w:pPr>
          <w:bookmarkStart w:id="88" w:name="_CTVL001bf712e01c065440f869b2651ec6351f9"/>
          <w:bookmarkEnd w:id="87"/>
          <w:r w:rsidRPr="00E15BC2">
            <w:rPr>
              <w:lang w:val="en-US"/>
            </w:rPr>
            <w:t>Sanchez-Vives, Maria; Slater, Mel (2005): From presence to consciousness through virtual reality. In:</w:t>
          </w:r>
          <w:bookmarkEnd w:id="88"/>
          <w:r w:rsidRPr="00E15BC2">
            <w:rPr>
              <w:lang w:val="en-US"/>
            </w:rPr>
            <w:t xml:space="preserve"> </w:t>
          </w:r>
          <w:r w:rsidRPr="00E15BC2">
            <w:rPr>
              <w:i/>
              <w:lang w:val="en-US"/>
            </w:rPr>
            <w:t xml:space="preserve">Nature reviews. Neuroscience </w:t>
          </w:r>
          <w:r w:rsidRPr="00E15BC2">
            <w:rPr>
              <w:lang w:val="en-US"/>
            </w:rPr>
            <w:t>6, S. 332–339. DOI: 10.1038/nrn1651.</w:t>
          </w:r>
        </w:p>
        <w:p w14:paraId="34CDACF8" w14:textId="77777777" w:rsidR="00E15BC2" w:rsidRPr="00E15BC2" w:rsidRDefault="00E15BC2" w:rsidP="00E15BC2">
          <w:pPr>
            <w:pStyle w:val="CitaviBibliographyEntry"/>
            <w:rPr>
              <w:lang w:val="en-US"/>
            </w:rPr>
          </w:pPr>
          <w:bookmarkStart w:id="89" w:name="_CTVL001fc039a8a989a4978bf4623d7fbb25fbf"/>
          <w:r w:rsidRPr="00E15BC2">
            <w:rPr>
              <w:lang w:val="en-US"/>
            </w:rPr>
            <w:t>Slater, Mel (2009): Place illusion and plausibility can lead to realistic behaviour in immersive virtual environments. In:</w:t>
          </w:r>
          <w:bookmarkEnd w:id="89"/>
          <w:r w:rsidRPr="00E15BC2">
            <w:rPr>
              <w:lang w:val="en-US"/>
            </w:rPr>
            <w:t xml:space="preserve"> </w:t>
          </w:r>
          <w:r w:rsidRPr="00E15BC2">
            <w:rPr>
              <w:i/>
              <w:lang w:val="en-US"/>
            </w:rPr>
            <w:t xml:space="preserve">Philosophical transactions of the Royal Society of London. Series B, Biological sciences </w:t>
          </w:r>
          <w:r w:rsidRPr="00E15BC2">
            <w:rPr>
              <w:lang w:val="en-US"/>
            </w:rPr>
            <w:t>364 (1535), S. 3549–3557. DOI: 10.1098/rstb.2009.0138.</w:t>
          </w:r>
        </w:p>
        <w:p w14:paraId="5171670E" w14:textId="77777777" w:rsidR="00E15BC2" w:rsidRPr="00E15BC2" w:rsidRDefault="00E15BC2" w:rsidP="00E15BC2">
          <w:pPr>
            <w:pStyle w:val="CitaviBibliographyEntry"/>
            <w:rPr>
              <w:lang w:val="en-US"/>
            </w:rPr>
          </w:pPr>
          <w:bookmarkStart w:id="90" w:name="_CTVL001c44f7c40ebe5423493e2941d545d7209"/>
          <w:r w:rsidRPr="00E15BC2">
            <w:rPr>
              <w:lang w:val="en-US"/>
            </w:rPr>
            <w:t>Slater, Mel; Wilbur, Sylvia (1997): A Framework for Immersive Virtual Environments (FIVE): Speculations on the Role of Presence in Virtual Environments. In:</w:t>
          </w:r>
          <w:bookmarkEnd w:id="90"/>
          <w:r w:rsidRPr="00E15BC2">
            <w:rPr>
              <w:lang w:val="en-US"/>
            </w:rPr>
            <w:t xml:space="preserve"> </w:t>
          </w:r>
          <w:r w:rsidRPr="00E15BC2">
            <w:rPr>
              <w:i/>
              <w:lang w:val="en-US"/>
            </w:rPr>
            <w:t xml:space="preserve">Presence: Teleoperators &amp; Virtual Environments </w:t>
          </w:r>
          <w:r w:rsidRPr="00E15BC2">
            <w:rPr>
              <w:lang w:val="en-US"/>
            </w:rPr>
            <w:t>6 (6), S. 603–616. DOI: 10.1162/pres.1997.6.6.603.</w:t>
          </w:r>
        </w:p>
        <w:p w14:paraId="068B7070" w14:textId="77777777" w:rsidR="00E15BC2" w:rsidRDefault="00E15BC2" w:rsidP="00E15BC2">
          <w:pPr>
            <w:pStyle w:val="CitaviBibliographyEntry"/>
          </w:pPr>
          <w:bookmarkStart w:id="91" w:name="_CTVL00113ca63c3fcac458f81ca78ebbd26b11d"/>
          <w:r w:rsidRPr="00E15BC2">
            <w:rPr>
              <w:lang w:val="en-US"/>
            </w:rPr>
            <w:t xml:space="preserve">Stauffert, Jan-Philipp; Niebling, Florian; Latoschik, Marc Erich (2020): Latency and Cybersickness: Impact, Causes, and Measures. </w:t>
          </w:r>
          <w:r>
            <w:t>A Review. In:</w:t>
          </w:r>
          <w:bookmarkEnd w:id="91"/>
          <w:r>
            <w:t xml:space="preserve"> </w:t>
          </w:r>
          <w:r w:rsidRPr="00E15BC2">
            <w:rPr>
              <w:i/>
            </w:rPr>
            <w:t xml:space="preserve">Front. Virtual Real. </w:t>
          </w:r>
          <w:r w:rsidRPr="00E15BC2">
            <w:t>1, Artikel 582204. DOI: 10.3389/frvir.2020.582204.</w:t>
          </w:r>
        </w:p>
        <w:p w14:paraId="2E651ED4" w14:textId="77777777" w:rsidR="00E15BC2" w:rsidRDefault="00E15BC2" w:rsidP="00E15BC2">
          <w:pPr>
            <w:pStyle w:val="CitaviBibliographyEntry"/>
          </w:pPr>
          <w:bookmarkStart w:id="92" w:name="_CTVL001e47a29310f124dae836f6992c1dd8496"/>
          <w:r>
            <w:t>Steven, Marion (2018): Industrie 4.0 Grundlagen - Teilbereiche - Perspektiven. Stuttgart: W. Kohlhammer Verlag.</w:t>
          </w:r>
        </w:p>
        <w:p w14:paraId="785C6FF2" w14:textId="77777777" w:rsidR="00E15BC2" w:rsidRPr="00E15BC2" w:rsidRDefault="00E15BC2" w:rsidP="00E15BC2">
          <w:pPr>
            <w:pStyle w:val="CitaviBibliographyEntry"/>
            <w:rPr>
              <w:lang w:val="en-US"/>
            </w:rPr>
          </w:pPr>
          <w:bookmarkStart w:id="93" w:name="_CTVL0018c3f7d464a4c49628e480b855998084b"/>
          <w:bookmarkEnd w:id="92"/>
          <w:r w:rsidRPr="00E15BC2">
            <w:rPr>
              <w:lang w:val="en-US"/>
            </w:rPr>
            <w:t>Sutherland (Hg.) (1968): Proceedings of the April 30--May 2, 1968, spring joint computer conference on - AFIPS '68 (Spring). the April 30--May 2, 1968, spring joint computer conference. Atlantic City, New Jersey, 30.04.1968 - 02.05.1968. New York, New York, USA: ACM Press.</w:t>
          </w:r>
        </w:p>
        <w:p w14:paraId="0D3F9B51" w14:textId="77777777" w:rsidR="00E15BC2" w:rsidRPr="00E15BC2" w:rsidRDefault="00E15BC2" w:rsidP="00E15BC2">
          <w:pPr>
            <w:pStyle w:val="CitaviBibliographyEntry"/>
            <w:rPr>
              <w:lang w:val="en-US"/>
            </w:rPr>
          </w:pPr>
          <w:bookmarkStart w:id="94" w:name="_CTVL001f8d3dd93828b4505ba216231fd6fded4"/>
          <w:bookmarkEnd w:id="93"/>
          <w:r w:rsidRPr="00E15BC2">
            <w:rPr>
              <w:lang w:val="en-US"/>
            </w:rPr>
            <w:t>Tam, Wa; Speranza, Filippo; Yano, Sumio; Shimono, Koichi; Ono, Hiroshi (2011): Stereoscopic 3D-TV: Visual comfort. In:</w:t>
          </w:r>
          <w:bookmarkEnd w:id="94"/>
          <w:r w:rsidRPr="00E15BC2">
            <w:rPr>
              <w:lang w:val="en-US"/>
            </w:rPr>
            <w:t xml:space="preserve"> </w:t>
          </w:r>
          <w:r w:rsidRPr="00E15BC2">
            <w:rPr>
              <w:i/>
              <w:lang w:val="en-US"/>
            </w:rPr>
            <w:t xml:space="preserve">IEEE Transactions on Broadcasting </w:t>
          </w:r>
          <w:r w:rsidRPr="00E15BC2">
            <w:rPr>
              <w:lang w:val="en-US"/>
            </w:rPr>
            <w:t>57.</w:t>
          </w:r>
        </w:p>
        <w:p w14:paraId="5C362467" w14:textId="77777777" w:rsidR="005A2114" w:rsidRPr="000C1AC7" w:rsidRDefault="00E15BC2" w:rsidP="00E15BC2">
          <w:pPr>
            <w:pStyle w:val="CitaviBibliographyEntry"/>
            <w:rPr>
              <w:lang w:val="en-US"/>
            </w:rPr>
          </w:pPr>
          <w:bookmarkStart w:id="95" w:name="_CTVL00127ce65b49e2249c4aed0bb488879b0e6"/>
          <w:r w:rsidRPr="00E15BC2">
            <w:rPr>
              <w:lang w:val="en-US"/>
            </w:rPr>
            <w:t xml:space="preserve">Zhu, Zhongcui; Du, Yan (2021): Research on Interior Design Optimization based on Virtual Reality Technology. </w:t>
          </w:r>
          <w:r>
            <w:t>In:</w:t>
          </w:r>
          <w:bookmarkEnd w:id="95"/>
          <w:r>
            <w:t xml:space="preserve"> </w:t>
          </w:r>
          <w:r w:rsidRPr="00E15BC2">
            <w:rPr>
              <w:i/>
            </w:rPr>
            <w:t xml:space="preserve">J. Phys.: Conf. Ser. </w:t>
          </w:r>
          <w:r w:rsidRPr="00E15BC2">
            <w:t>1746 (1), S. 12063. DOI: 10.1088/1742-6596/1746/1/012063.</w:t>
          </w:r>
          <w:r w:rsidR="005A2114">
            <w:fldChar w:fldCharType="end"/>
          </w:r>
        </w:p>
      </w:sdtContent>
    </w:sdt>
    <w:p w14:paraId="241F632E" w14:textId="77777777" w:rsidR="005A2114" w:rsidRPr="000C1AC7" w:rsidRDefault="005A2114" w:rsidP="005A2114">
      <w:pPr>
        <w:rPr>
          <w:lang w:val="en-US"/>
        </w:rPr>
      </w:pPr>
    </w:p>
    <w:sectPr w:rsidR="005A2114" w:rsidRPr="000C1AC7" w:rsidSect="005151D2">
      <w:headerReference w:type="even" r:id="rId33"/>
      <w:headerReference w:type="default" r:id="rId34"/>
      <w:pgSz w:w="11906" w:h="16838" w:code="9"/>
      <w:pgMar w:top="1418" w:right="1418" w:bottom="1134"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Michael Preutenborbeck" w:date="2023-01-18T16:38:00Z" w:initials="MP">
    <w:p w14:paraId="2EE26B99" w14:textId="77777777" w:rsidR="008F41A2" w:rsidRPr="008E7BDE" w:rsidRDefault="008F41A2" w:rsidP="00464859">
      <w:pPr>
        <w:pStyle w:val="Kommentartext"/>
        <w:rPr>
          <w:lang w:val="en-GB"/>
        </w:rPr>
      </w:pPr>
      <w:r>
        <w:rPr>
          <w:rStyle w:val="Kommentarzeichen"/>
        </w:rPr>
        <w:annotationRef/>
      </w:r>
      <w:r w:rsidRPr="008E7BDE">
        <w:rPr>
          <w:lang w:val="en-GB"/>
        </w:rPr>
        <w:t>Digital twin?</w:t>
      </w:r>
    </w:p>
  </w:comment>
  <w:comment w:id="14" w:author="Michael Preutenborbeck" w:date="2023-01-18T17:01:00Z" w:initials="MP">
    <w:p w14:paraId="3F468CA5" w14:textId="77777777" w:rsidR="008F41A2" w:rsidRPr="00F12307" w:rsidRDefault="008F41A2" w:rsidP="00464859">
      <w:pPr>
        <w:pStyle w:val="Kommentartext"/>
        <w:rPr>
          <w:lang w:val="en-GB"/>
        </w:rPr>
      </w:pPr>
      <w:r>
        <w:rPr>
          <w:rStyle w:val="Kommentarzeichen"/>
        </w:rPr>
        <w:annotationRef/>
      </w:r>
      <w:r w:rsidRPr="00F12307">
        <w:rPr>
          <w:lang w:val="en-GB"/>
        </w:rPr>
        <w:t xml:space="preserve">What do you mean by that? </w:t>
      </w:r>
      <w:r>
        <w:rPr>
          <w:lang w:val="en-GB"/>
        </w:rPr>
        <w:t xml:space="preserve">Please describe more in detail, also a reference is needed for such a statement. </w:t>
      </w:r>
    </w:p>
  </w:comment>
  <w:comment w:id="20" w:author="Michael Preutenborbeck" w:date="2023-03-08T13:53:00Z" w:initials="MP">
    <w:p w14:paraId="108E7B66" w14:textId="77777777" w:rsidR="008F41A2" w:rsidRDefault="008F41A2" w:rsidP="00464859">
      <w:pPr>
        <w:pStyle w:val="Kommentartext"/>
        <w:rPr>
          <w:lang w:val="en-GB"/>
        </w:rPr>
      </w:pPr>
      <w:r>
        <w:rPr>
          <w:rStyle w:val="Kommentarzeichen"/>
        </w:rPr>
        <w:annotationRef/>
      </w:r>
      <w:r w:rsidRPr="00E14A5E">
        <w:rPr>
          <w:lang w:val="en-GB"/>
        </w:rPr>
        <w:t xml:space="preserve">Do you have a figure? You can build figures, e.g. </w:t>
      </w:r>
      <w:r>
        <w:rPr>
          <w:lang w:val="en-GB"/>
        </w:rPr>
        <w:t>in PowerPoint</w:t>
      </w:r>
    </w:p>
    <w:p w14:paraId="4520A948" w14:textId="77777777" w:rsidR="008F41A2" w:rsidRPr="00E14A5E" w:rsidRDefault="008F41A2" w:rsidP="00464859">
      <w:pPr>
        <w:pStyle w:val="Kommentartext"/>
        <w:rPr>
          <w:lang w:val="en-GB"/>
        </w:rPr>
      </w:pPr>
      <w:r>
        <w:rPr>
          <w:noProof/>
          <w:lang w:val="en-US" w:eastAsia="zh-CN"/>
        </w:rPr>
        <w:drawing>
          <wp:inline distT="0" distB="0" distL="0" distR="0" wp14:anchorId="6C3B0C55" wp14:editId="30550287">
            <wp:extent cx="2420912" cy="757870"/>
            <wp:effectExtent l="0" t="0" r="0" b="4445"/>
            <wp:docPr id="25" name="Grafik 25" descr="Mixed Reality - Was ist das eigent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xed Reality - Was ist das eigentli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4693" cy="787228"/>
                    </a:xfrm>
                    <a:prstGeom prst="rect">
                      <a:avLst/>
                    </a:prstGeom>
                    <a:noFill/>
                    <a:ln>
                      <a:noFill/>
                    </a:ln>
                  </pic:spPr>
                </pic:pic>
              </a:graphicData>
            </a:graphic>
          </wp:inline>
        </w:drawing>
      </w:r>
    </w:p>
  </w:comment>
  <w:comment w:id="22" w:author="Michael Preutenborbeck" w:date="2023-03-08T14:10:00Z" w:initials="MP">
    <w:p w14:paraId="110B15F6" w14:textId="77777777" w:rsidR="008F41A2" w:rsidRPr="0074577C" w:rsidRDefault="008F41A2" w:rsidP="00464859">
      <w:pPr>
        <w:pStyle w:val="Kommentartext"/>
        <w:rPr>
          <w:lang w:val="en-GB"/>
        </w:rPr>
      </w:pPr>
      <w:r>
        <w:rPr>
          <w:rStyle w:val="Kommentarzeichen"/>
        </w:rPr>
        <w:annotationRef/>
      </w:r>
      <w:r>
        <w:rPr>
          <w:lang w:val="en-GB"/>
        </w:rPr>
        <w:t>Is there some literature, that describes the advantages/ disadvantages of the different categories? Can you check that?</w:t>
      </w:r>
    </w:p>
  </w:comment>
  <w:comment w:id="25" w:author="Michael Preutenborbeck" w:date="2023-03-08T14:10:00Z" w:initials="MP">
    <w:p w14:paraId="715639EF" w14:textId="77777777" w:rsidR="008F41A2" w:rsidRPr="0074577C" w:rsidRDefault="008F41A2" w:rsidP="00464859">
      <w:pPr>
        <w:pStyle w:val="Kommentartext"/>
        <w:rPr>
          <w:lang w:val="en-GB"/>
        </w:rPr>
      </w:pPr>
      <w:r>
        <w:rPr>
          <w:rStyle w:val="Kommentarzeichen"/>
        </w:rPr>
        <w:annotationRef/>
      </w:r>
      <w:r w:rsidRPr="0074577C">
        <w:rPr>
          <w:lang w:val="en-GB"/>
        </w:rPr>
        <w:t xml:space="preserve">Not sure, if this are really the components.. </w:t>
      </w:r>
      <w:r>
        <w:rPr>
          <w:lang w:val="en-GB"/>
        </w:rPr>
        <w:t>Is dimensions the better word?</w:t>
      </w:r>
    </w:p>
  </w:comment>
  <w:comment w:id="26" w:author="Zhihui Che" w:date="2023-03-28T16:42:00Z" w:initials="ZC">
    <w:p w14:paraId="13F96F2D" w14:textId="77777777" w:rsidR="008F41A2" w:rsidRPr="00C05761" w:rsidRDefault="008F41A2" w:rsidP="00464859">
      <w:pPr>
        <w:pStyle w:val="Kommentartext"/>
        <w:jc w:val="left"/>
        <w:rPr>
          <w:lang w:val="en-US"/>
        </w:rPr>
      </w:pPr>
      <w:r>
        <w:rPr>
          <w:rStyle w:val="Kommentarzeichen"/>
        </w:rPr>
        <w:annotationRef/>
      </w:r>
      <w:r w:rsidRPr="00C05761">
        <w:rPr>
          <w:lang w:val="en-US"/>
        </w:rPr>
        <w:t>I have researched some literatures, 'components' are more commonly used words for this conception</w:t>
      </w:r>
    </w:p>
  </w:comment>
  <w:comment w:id="31" w:author="Michael Preutenborbeck" w:date="2023-03-08T14:27:00Z" w:initials="MP">
    <w:p w14:paraId="632AD3CF" w14:textId="77777777" w:rsidR="008F41A2" w:rsidRPr="00663B3B" w:rsidRDefault="008F41A2" w:rsidP="00464859">
      <w:pPr>
        <w:pStyle w:val="Kommentartext"/>
        <w:rPr>
          <w:lang w:val="en-GB"/>
        </w:rPr>
      </w:pPr>
      <w:r>
        <w:rPr>
          <w:rStyle w:val="Kommentarzeichen"/>
        </w:rPr>
        <w:annotationRef/>
      </w:r>
      <w:r w:rsidRPr="00663B3B">
        <w:rPr>
          <w:lang w:val="en-GB"/>
        </w:rPr>
        <w:t xml:space="preserve">Can you check, if you find a paper, that gives an overview about different devices. </w:t>
      </w:r>
      <w:r>
        <w:rPr>
          <w:lang w:val="en-GB"/>
        </w:rPr>
        <w:t xml:space="preserve">Then you can add the reference here. </w:t>
      </w:r>
    </w:p>
  </w:comment>
  <w:comment w:id="33" w:author="Michael Preutenborbeck" w:date="2023-03-08T14:08:00Z" w:initials="MP">
    <w:p w14:paraId="7D0C8A75" w14:textId="77777777" w:rsidR="008F41A2" w:rsidRPr="0074577C" w:rsidRDefault="008F41A2" w:rsidP="00464859">
      <w:pPr>
        <w:pStyle w:val="Kommentartext"/>
        <w:rPr>
          <w:lang w:val="en-GB"/>
        </w:rPr>
      </w:pPr>
      <w:r>
        <w:rPr>
          <w:rStyle w:val="Kommentarzeichen"/>
        </w:rPr>
        <w:annotationRef/>
      </w:r>
      <w:r w:rsidRPr="0074577C">
        <w:rPr>
          <w:lang w:val="en-GB"/>
        </w:rPr>
        <w:t xml:space="preserve">Do you have some references </w:t>
      </w:r>
      <w:r>
        <w:rPr>
          <w:lang w:val="en-GB"/>
        </w:rPr>
        <w:t>for this section?</w:t>
      </w:r>
    </w:p>
  </w:comment>
  <w:comment w:id="38" w:author="Che Zhihui" w:date="2023-03-29T10:03:00Z" w:initials="CZ">
    <w:p w14:paraId="652897AC" w14:textId="77777777" w:rsidR="008F41A2" w:rsidRPr="008C69D7" w:rsidRDefault="008F41A2" w:rsidP="00464859">
      <w:pPr>
        <w:pStyle w:val="Kommentartext"/>
        <w:rPr>
          <w:lang w:val="en-US"/>
        </w:rPr>
      </w:pPr>
      <w:r>
        <w:rPr>
          <w:rStyle w:val="Kommentarzeichen"/>
        </w:rPr>
        <w:annotationRef/>
      </w:r>
      <w:r w:rsidRPr="008C69D7">
        <w:rPr>
          <w:lang w:val="en-US"/>
        </w:rPr>
        <w:t xml:space="preserve">I would discuss with PLC </w:t>
      </w:r>
      <w:r>
        <w:rPr>
          <w:lang w:val="en-US"/>
        </w:rPr>
        <w:t>here</w:t>
      </w:r>
      <w:r w:rsidRPr="008C69D7">
        <w:rPr>
          <w:lang w:val="en-US"/>
        </w:rPr>
        <w:t xml:space="preserve">, </w:t>
      </w:r>
      <w:r>
        <w:rPr>
          <w:lang w:val="en-US"/>
        </w:rPr>
        <w:t>the application mentioned in lase section are more</w:t>
      </w:r>
      <w:r w:rsidRPr="008C69D7">
        <w:rPr>
          <w:lang w:val="en-US"/>
        </w:rPr>
        <w:t xml:space="preserve"> </w:t>
      </w:r>
      <w:r>
        <w:rPr>
          <w:lang w:val="en-US"/>
        </w:rPr>
        <w:t>general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E26B99" w15:done="0"/>
  <w15:commentEx w15:paraId="3F468CA5" w15:done="0"/>
  <w15:commentEx w15:paraId="4520A948" w15:done="0"/>
  <w15:commentEx w15:paraId="110B15F6" w15:done="0"/>
  <w15:commentEx w15:paraId="715639EF" w15:done="0"/>
  <w15:commentEx w15:paraId="13F96F2D" w15:paraIdParent="715639EF" w15:done="0"/>
  <w15:commentEx w15:paraId="632AD3CF" w15:done="0"/>
  <w15:commentEx w15:paraId="7D0C8A75" w15:done="0"/>
  <w15:commentEx w15:paraId="652897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920CF" w14:textId="77777777" w:rsidR="008F41A2" w:rsidRDefault="008F41A2">
      <w:r>
        <w:separator/>
      </w:r>
    </w:p>
    <w:p w14:paraId="61BC4963" w14:textId="77777777" w:rsidR="008F41A2" w:rsidRDefault="008F41A2"/>
  </w:endnote>
  <w:endnote w:type="continuationSeparator" w:id="0">
    <w:p w14:paraId="4A249B03" w14:textId="77777777" w:rsidR="008F41A2" w:rsidRDefault="008F41A2">
      <w:r>
        <w:continuationSeparator/>
      </w:r>
    </w:p>
    <w:p w14:paraId="795BADE9" w14:textId="77777777" w:rsidR="008F41A2" w:rsidRDefault="008F41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14" w:type="dxa"/>
      <w:tblLayout w:type="fixed"/>
      <w:tblCellMar>
        <w:left w:w="0" w:type="dxa"/>
        <w:right w:w="0" w:type="dxa"/>
      </w:tblCellMar>
      <w:tblLook w:val="0000" w:firstRow="0" w:lastRow="0" w:firstColumn="0" w:lastColumn="0" w:noHBand="0" w:noVBand="0"/>
    </w:tblPr>
    <w:tblGrid>
      <w:gridCol w:w="3338"/>
      <w:gridCol w:w="3338"/>
      <w:gridCol w:w="3338"/>
    </w:tblGrid>
    <w:tr w:rsidR="008F41A2" w:rsidRPr="008B253F" w14:paraId="08F9EB08" w14:textId="77777777" w:rsidTr="009A5D43">
      <w:trPr>
        <w:trHeight w:val="288"/>
      </w:trPr>
      <w:tc>
        <w:tcPr>
          <w:tcW w:w="10014" w:type="dxa"/>
          <w:gridSpan w:val="3"/>
          <w:tcBorders>
            <w:bottom w:val="single" w:sz="4" w:space="0" w:color="2F4A91"/>
          </w:tcBorders>
        </w:tcPr>
        <w:p w14:paraId="775B69E2" w14:textId="77777777" w:rsidR="008F41A2" w:rsidRPr="008B253F" w:rsidRDefault="008F41A2" w:rsidP="008B253F">
          <w:pPr>
            <w:spacing w:before="0" w:after="80" w:line="180" w:lineRule="exact"/>
            <w:ind w:right="567"/>
            <w:jc w:val="left"/>
            <w:rPr>
              <w:color w:val="00549F"/>
            </w:rPr>
          </w:pPr>
          <w:r w:rsidRPr="008B253F">
            <w:rPr>
              <w:b/>
              <w:bCs/>
              <w:iCs/>
              <w:color w:val="00549F"/>
              <w:sz w:val="16"/>
            </w:rPr>
            <w:t>Institut für Arbeitswissenschaft der RWTH Aachen</w:t>
          </w:r>
          <w:r>
            <w:rPr>
              <w:b/>
              <w:bCs/>
              <w:iCs/>
              <w:color w:val="00549F"/>
              <w:sz w:val="16"/>
            </w:rPr>
            <w:t xml:space="preserve"> University</w:t>
          </w:r>
        </w:p>
      </w:tc>
    </w:tr>
    <w:tr w:rsidR="008F41A2" w:rsidRPr="008B253F" w14:paraId="637FC928" w14:textId="77777777" w:rsidTr="00D64EE1">
      <w:trPr>
        <w:trHeight w:val="816"/>
      </w:trPr>
      <w:tc>
        <w:tcPr>
          <w:tcW w:w="3338" w:type="dxa"/>
          <w:tcBorders>
            <w:top w:val="single" w:sz="4" w:space="0" w:color="2F4A91"/>
          </w:tcBorders>
        </w:tcPr>
        <w:p w14:paraId="76BA42FB" w14:textId="77777777" w:rsidR="008F41A2" w:rsidRDefault="008F41A2" w:rsidP="00AC49CE">
          <w:pPr>
            <w:tabs>
              <w:tab w:val="left" w:pos="542"/>
              <w:tab w:val="left" w:pos="3827"/>
              <w:tab w:val="left" w:pos="6379"/>
              <w:tab w:val="right" w:pos="10065"/>
            </w:tabs>
            <w:spacing w:after="0" w:line="240" w:lineRule="auto"/>
            <w:ind w:right="144"/>
            <w:rPr>
              <w:iCs/>
              <w:color w:val="00549F"/>
              <w:sz w:val="17"/>
              <w:szCs w:val="17"/>
            </w:rPr>
          </w:pPr>
          <w:r>
            <w:rPr>
              <w:iCs/>
              <w:color w:val="00549F"/>
              <w:sz w:val="17"/>
              <w:szCs w:val="17"/>
            </w:rPr>
            <w:t>Univ.-Prof. Dr.-Ing. Verena Nitsch</w:t>
          </w:r>
        </w:p>
        <w:p w14:paraId="62A89669" w14:textId="77777777" w:rsidR="008F41A2" w:rsidRPr="008B253F" w:rsidRDefault="008F41A2" w:rsidP="00AC49CE">
          <w:pPr>
            <w:tabs>
              <w:tab w:val="left" w:pos="1276"/>
              <w:tab w:val="left" w:pos="3827"/>
              <w:tab w:val="left" w:pos="6379"/>
              <w:tab w:val="right" w:pos="10065"/>
            </w:tabs>
            <w:spacing w:before="0" w:after="0" w:line="160" w:lineRule="exact"/>
            <w:jc w:val="left"/>
            <w:rPr>
              <w:iCs/>
              <w:noProof/>
              <w:color w:val="00549F"/>
              <w:sz w:val="16"/>
            </w:rPr>
          </w:pPr>
          <w:r>
            <w:rPr>
              <w:iCs/>
              <w:color w:val="00549F"/>
              <w:sz w:val="17"/>
              <w:szCs w:val="17"/>
            </w:rPr>
            <w:t>Institutsdirektorin</w:t>
          </w:r>
        </w:p>
      </w:tc>
      <w:tc>
        <w:tcPr>
          <w:tcW w:w="3338" w:type="dxa"/>
          <w:tcBorders>
            <w:top w:val="single" w:sz="4" w:space="0" w:color="2F4A91"/>
          </w:tcBorders>
        </w:tcPr>
        <w:p w14:paraId="789F2477" w14:textId="77777777" w:rsidR="008F41A2" w:rsidRDefault="008F41A2" w:rsidP="00AC49CE">
          <w:pPr>
            <w:tabs>
              <w:tab w:val="left" w:pos="542"/>
              <w:tab w:val="left" w:pos="3827"/>
              <w:tab w:val="left" w:pos="6379"/>
              <w:tab w:val="right" w:pos="10065"/>
            </w:tabs>
            <w:spacing w:after="0" w:line="160" w:lineRule="exact"/>
            <w:ind w:left="142"/>
            <w:rPr>
              <w:iCs/>
              <w:color w:val="00549F"/>
              <w:sz w:val="17"/>
              <w:szCs w:val="17"/>
            </w:rPr>
          </w:pPr>
          <w:bookmarkStart w:id="5" w:name="_Hlk69743565"/>
          <w:r>
            <w:rPr>
              <w:iCs/>
              <w:color w:val="00549F"/>
              <w:sz w:val="17"/>
              <w:szCs w:val="17"/>
            </w:rPr>
            <w:t>Telefon: +49 241 80-99440</w:t>
          </w:r>
        </w:p>
        <w:bookmarkEnd w:id="5"/>
        <w:p w14:paraId="0C46DFC5" w14:textId="77777777" w:rsidR="008F41A2" w:rsidRDefault="008F41A2" w:rsidP="00AC49CE">
          <w:pPr>
            <w:tabs>
              <w:tab w:val="left" w:pos="542"/>
              <w:tab w:val="left" w:pos="3827"/>
              <w:tab w:val="left" w:pos="6379"/>
              <w:tab w:val="right" w:pos="10065"/>
            </w:tabs>
            <w:spacing w:before="0" w:after="0" w:line="240" w:lineRule="auto"/>
            <w:ind w:left="142"/>
            <w:contextualSpacing/>
            <w:rPr>
              <w:iCs/>
              <w:color w:val="00549F"/>
              <w:sz w:val="17"/>
              <w:szCs w:val="17"/>
            </w:rPr>
          </w:pPr>
          <w:r>
            <w:rPr>
              <w:iCs/>
              <w:color w:val="00549F"/>
              <w:sz w:val="17"/>
              <w:szCs w:val="17"/>
            </w:rPr>
            <w:t>Telefax: +49 241 80-92131</w:t>
          </w:r>
        </w:p>
        <w:p w14:paraId="160349D5" w14:textId="77777777" w:rsidR="008F41A2" w:rsidRDefault="008F41A2" w:rsidP="00AC49CE">
          <w:pPr>
            <w:tabs>
              <w:tab w:val="left" w:pos="1276"/>
              <w:tab w:val="left" w:pos="3827"/>
              <w:tab w:val="left" w:pos="6379"/>
              <w:tab w:val="right" w:pos="10065"/>
            </w:tabs>
            <w:spacing w:before="0" w:after="100" w:afterAutospacing="1" w:line="240" w:lineRule="auto"/>
            <w:ind w:left="141"/>
            <w:contextualSpacing/>
            <w:jc w:val="left"/>
            <w:rPr>
              <w:iCs/>
              <w:color w:val="00549F"/>
              <w:sz w:val="17"/>
              <w:szCs w:val="17"/>
            </w:rPr>
          </w:pPr>
          <w:r>
            <w:rPr>
              <w:iCs/>
              <w:color w:val="00549F"/>
              <w:sz w:val="17"/>
              <w:szCs w:val="17"/>
            </w:rPr>
            <w:t>E-Mail: info@iaw.rwth-aachen.de</w:t>
          </w:r>
        </w:p>
        <w:p w14:paraId="17342BE0" w14:textId="77777777" w:rsidR="008F41A2" w:rsidRDefault="008F41A2" w:rsidP="00AC49CE">
          <w:pPr>
            <w:tabs>
              <w:tab w:val="left" w:pos="1276"/>
              <w:tab w:val="left" w:pos="3827"/>
              <w:tab w:val="left" w:pos="6379"/>
              <w:tab w:val="right" w:pos="10065"/>
            </w:tabs>
            <w:spacing w:before="0" w:after="100" w:afterAutospacing="1" w:line="240" w:lineRule="auto"/>
            <w:ind w:left="141"/>
            <w:contextualSpacing/>
            <w:jc w:val="left"/>
            <w:rPr>
              <w:iCs/>
              <w:color w:val="00549F"/>
              <w:sz w:val="17"/>
              <w:szCs w:val="17"/>
            </w:rPr>
          </w:pPr>
          <w:r>
            <w:rPr>
              <w:color w:val="00549F"/>
              <w:sz w:val="17"/>
              <w:szCs w:val="17"/>
            </w:rPr>
            <w:t>Web: www.iaw.rwth-aachen.de</w:t>
          </w:r>
        </w:p>
        <w:p w14:paraId="4783EC64" w14:textId="77777777" w:rsidR="008F41A2" w:rsidRPr="008B253F" w:rsidRDefault="008F41A2" w:rsidP="00AC49CE">
          <w:pPr>
            <w:tabs>
              <w:tab w:val="left" w:pos="1276"/>
              <w:tab w:val="left" w:pos="3827"/>
              <w:tab w:val="left" w:pos="6379"/>
              <w:tab w:val="right" w:pos="10065"/>
            </w:tabs>
            <w:spacing w:before="0" w:after="0" w:line="160" w:lineRule="exact"/>
            <w:jc w:val="left"/>
            <w:rPr>
              <w:iCs/>
              <w:color w:val="00549F"/>
              <w:sz w:val="16"/>
            </w:rPr>
          </w:pPr>
        </w:p>
      </w:tc>
      <w:tc>
        <w:tcPr>
          <w:tcW w:w="3338" w:type="dxa"/>
          <w:tcBorders>
            <w:top w:val="single" w:sz="4" w:space="0" w:color="2F4A91"/>
          </w:tcBorders>
        </w:tcPr>
        <w:p w14:paraId="2B10A520" w14:textId="77777777" w:rsidR="008F41A2" w:rsidRDefault="008F41A2" w:rsidP="00AC49CE">
          <w:pPr>
            <w:tabs>
              <w:tab w:val="left" w:pos="542"/>
              <w:tab w:val="left" w:pos="3827"/>
              <w:tab w:val="left" w:pos="6379"/>
              <w:tab w:val="right" w:pos="10065"/>
            </w:tabs>
            <w:spacing w:after="0" w:line="240" w:lineRule="auto"/>
            <w:ind w:left="142"/>
            <w:rPr>
              <w:iCs/>
              <w:color w:val="00549F"/>
              <w:sz w:val="17"/>
              <w:szCs w:val="17"/>
            </w:rPr>
          </w:pPr>
          <w:r>
            <w:rPr>
              <w:iCs/>
              <w:color w:val="00549F"/>
              <w:sz w:val="17"/>
              <w:szCs w:val="17"/>
            </w:rPr>
            <w:t>Dienstgebäude:</w:t>
          </w:r>
        </w:p>
        <w:p w14:paraId="389B8C93" w14:textId="77777777" w:rsidR="008F41A2" w:rsidRDefault="008F41A2" w:rsidP="00AC49CE">
          <w:pPr>
            <w:tabs>
              <w:tab w:val="left" w:pos="542"/>
              <w:tab w:val="left" w:pos="3827"/>
              <w:tab w:val="left" w:pos="6379"/>
              <w:tab w:val="right" w:pos="10065"/>
            </w:tabs>
            <w:spacing w:before="0" w:after="0" w:line="240" w:lineRule="auto"/>
            <w:ind w:left="142"/>
            <w:rPr>
              <w:iCs/>
              <w:color w:val="00549F"/>
              <w:sz w:val="17"/>
              <w:szCs w:val="17"/>
            </w:rPr>
          </w:pPr>
          <w:r>
            <w:rPr>
              <w:iCs/>
              <w:color w:val="00549F"/>
              <w:sz w:val="17"/>
              <w:szCs w:val="17"/>
            </w:rPr>
            <w:t xml:space="preserve">Eilfschornsteinstr. 18 </w:t>
          </w:r>
          <w:r>
            <w:rPr>
              <w:iCs/>
              <w:color w:val="00549F"/>
              <w:sz w:val="17"/>
              <w:szCs w:val="17"/>
            </w:rPr>
            <w:sym w:font="Wingdings 2" w:char="F096"/>
          </w:r>
          <w:r>
            <w:rPr>
              <w:iCs/>
              <w:color w:val="00549F"/>
              <w:sz w:val="17"/>
              <w:szCs w:val="17"/>
            </w:rPr>
            <w:t xml:space="preserve"> D-52062 Aachen</w:t>
          </w:r>
        </w:p>
        <w:p w14:paraId="426CB5F9" w14:textId="77777777" w:rsidR="008F41A2" w:rsidRDefault="008F41A2" w:rsidP="00AC49CE">
          <w:pPr>
            <w:tabs>
              <w:tab w:val="left" w:pos="542"/>
              <w:tab w:val="left" w:pos="3827"/>
              <w:tab w:val="left" w:pos="6379"/>
              <w:tab w:val="right" w:pos="10065"/>
            </w:tabs>
            <w:spacing w:before="0" w:after="0" w:line="240" w:lineRule="auto"/>
            <w:ind w:left="142"/>
            <w:rPr>
              <w:iCs/>
              <w:color w:val="00549F"/>
              <w:sz w:val="17"/>
              <w:szCs w:val="17"/>
            </w:rPr>
          </w:pPr>
          <w:r>
            <w:rPr>
              <w:iCs/>
              <w:color w:val="00549F"/>
              <w:sz w:val="17"/>
              <w:szCs w:val="17"/>
            </w:rPr>
            <w:t>Postanschrift:</w:t>
          </w:r>
        </w:p>
        <w:p w14:paraId="5F8DF1BD" w14:textId="77777777" w:rsidR="008F41A2" w:rsidRPr="008B253F" w:rsidRDefault="008F41A2" w:rsidP="00AC49CE">
          <w:pPr>
            <w:tabs>
              <w:tab w:val="left" w:pos="542"/>
              <w:tab w:val="left" w:pos="3827"/>
              <w:tab w:val="left" w:pos="6379"/>
              <w:tab w:val="right" w:pos="10065"/>
            </w:tabs>
            <w:spacing w:before="0" w:after="0" w:line="240" w:lineRule="auto"/>
            <w:ind w:left="142"/>
            <w:rPr>
              <w:iCs/>
              <w:noProof/>
              <w:color w:val="00549F"/>
              <w:sz w:val="16"/>
            </w:rPr>
          </w:pPr>
          <w:r>
            <w:rPr>
              <w:iCs/>
              <w:color w:val="00549F"/>
              <w:sz w:val="17"/>
              <w:szCs w:val="17"/>
            </w:rPr>
            <w:t>D-52056 Aachen</w:t>
          </w:r>
        </w:p>
      </w:tc>
    </w:tr>
  </w:tbl>
  <w:p w14:paraId="3854FA25" w14:textId="77777777" w:rsidR="008F41A2" w:rsidRDefault="008F41A2" w:rsidP="008B253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14FF3" w14:textId="77777777" w:rsidR="008F41A2" w:rsidRDefault="008F41A2" w:rsidP="008B253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40F21" w14:textId="77777777" w:rsidR="008F41A2" w:rsidRDefault="008F41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D1FF2" w14:textId="77777777" w:rsidR="008F41A2" w:rsidRDefault="008F41A2">
      <w:r>
        <w:separator/>
      </w:r>
    </w:p>
    <w:p w14:paraId="0E8F5FDB" w14:textId="77777777" w:rsidR="008F41A2" w:rsidRDefault="008F41A2"/>
  </w:footnote>
  <w:footnote w:type="continuationSeparator" w:id="0">
    <w:p w14:paraId="68880AB8" w14:textId="77777777" w:rsidR="008F41A2" w:rsidRDefault="008F41A2">
      <w:r>
        <w:continuationSeparator/>
      </w:r>
    </w:p>
    <w:p w14:paraId="461024F0" w14:textId="77777777" w:rsidR="008F41A2" w:rsidRDefault="008F41A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5F6A7" w14:textId="77777777" w:rsidR="008F41A2" w:rsidRDefault="008F41A2"/>
  <w:p w14:paraId="0B8427A8" w14:textId="77777777" w:rsidR="008F41A2" w:rsidRDefault="008F41A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35" w:type="dxa"/>
      <w:tblLayout w:type="fixed"/>
      <w:tblCellMar>
        <w:left w:w="70" w:type="dxa"/>
        <w:right w:w="113" w:type="dxa"/>
      </w:tblCellMar>
      <w:tblLook w:val="0000" w:firstRow="0" w:lastRow="0" w:firstColumn="0" w:lastColumn="0" w:noHBand="0" w:noVBand="0"/>
    </w:tblPr>
    <w:tblGrid>
      <w:gridCol w:w="7300"/>
      <w:gridCol w:w="2835"/>
    </w:tblGrid>
    <w:tr w:rsidR="008F41A2" w:rsidRPr="008B253F" w14:paraId="2C57D3D5" w14:textId="77777777" w:rsidTr="009A5D43">
      <w:trPr>
        <w:cantSplit/>
        <w:trHeight w:val="1014"/>
      </w:trPr>
      <w:tc>
        <w:tcPr>
          <w:tcW w:w="7300" w:type="dxa"/>
        </w:tcPr>
        <w:p w14:paraId="4DE9724B" w14:textId="77777777" w:rsidR="008F41A2" w:rsidRPr="008B253F" w:rsidRDefault="008F41A2" w:rsidP="008B253F">
          <w:pPr>
            <w:tabs>
              <w:tab w:val="left" w:pos="8505"/>
              <w:tab w:val="right" w:pos="10065"/>
            </w:tabs>
            <w:spacing w:before="60" w:after="0" w:line="240" w:lineRule="auto"/>
            <w:ind w:right="709"/>
            <w:jc w:val="left"/>
            <w:rPr>
              <w:noProof/>
              <w:color w:val="2F4A91"/>
              <w:sz w:val="18"/>
            </w:rPr>
          </w:pPr>
        </w:p>
        <w:p w14:paraId="0FD2764C" w14:textId="77777777" w:rsidR="008F41A2" w:rsidRPr="008B253F" w:rsidRDefault="008F41A2" w:rsidP="008B253F">
          <w:pPr>
            <w:tabs>
              <w:tab w:val="left" w:pos="8505"/>
              <w:tab w:val="right" w:pos="10065"/>
            </w:tabs>
            <w:spacing w:before="60" w:after="0" w:line="240" w:lineRule="auto"/>
            <w:ind w:right="709"/>
            <w:jc w:val="left"/>
            <w:rPr>
              <w:noProof/>
              <w:color w:val="2F4A91"/>
              <w:sz w:val="18"/>
            </w:rPr>
          </w:pPr>
        </w:p>
        <w:p w14:paraId="18110D4A" w14:textId="77777777" w:rsidR="008F41A2" w:rsidRPr="008B253F" w:rsidRDefault="008F41A2" w:rsidP="008B253F">
          <w:pPr>
            <w:tabs>
              <w:tab w:val="left" w:pos="8505"/>
              <w:tab w:val="right" w:pos="10065"/>
            </w:tabs>
            <w:spacing w:before="60" w:after="0" w:line="240" w:lineRule="auto"/>
            <w:ind w:right="709"/>
            <w:jc w:val="left"/>
            <w:rPr>
              <w:noProof/>
              <w:color w:val="2F4A91"/>
              <w:sz w:val="18"/>
            </w:rPr>
          </w:pPr>
        </w:p>
      </w:tc>
      <w:tc>
        <w:tcPr>
          <w:tcW w:w="2835" w:type="dxa"/>
          <w:tcMar>
            <w:right w:w="0" w:type="dxa"/>
          </w:tcMar>
          <w:vAlign w:val="center"/>
        </w:tcPr>
        <w:p w14:paraId="613794E4" w14:textId="77777777" w:rsidR="008F41A2" w:rsidRPr="008B253F" w:rsidRDefault="008F41A2" w:rsidP="008B253F">
          <w:pPr>
            <w:tabs>
              <w:tab w:val="right" w:pos="1631"/>
              <w:tab w:val="left" w:pos="8505"/>
              <w:tab w:val="right" w:pos="10065"/>
            </w:tabs>
            <w:spacing w:before="60" w:after="0" w:line="240" w:lineRule="auto"/>
            <w:jc w:val="right"/>
            <w:rPr>
              <w:noProof/>
              <w:color w:val="2F4A91"/>
              <w:sz w:val="18"/>
            </w:rPr>
          </w:pPr>
          <w:r>
            <w:rPr>
              <w:rFonts w:cs="Times New Roman"/>
              <w:noProof/>
              <w:sz w:val="20"/>
              <w:lang w:val="en-US" w:eastAsia="zh-CN"/>
            </w:rPr>
            <w:drawing>
              <wp:inline distT="0" distB="0" distL="0" distR="0" wp14:anchorId="3BC0A143" wp14:editId="67F76081">
                <wp:extent cx="1753235" cy="433705"/>
                <wp:effectExtent l="0" t="0" r="0" b="4445"/>
                <wp:docPr id="26" name="Bild 6" descr="rwth_iaw_d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wth_iaw_d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3235" cy="433705"/>
                        </a:xfrm>
                        <a:prstGeom prst="rect">
                          <a:avLst/>
                        </a:prstGeom>
                        <a:noFill/>
                        <a:ln>
                          <a:noFill/>
                        </a:ln>
                      </pic:spPr>
                    </pic:pic>
                  </a:graphicData>
                </a:graphic>
              </wp:inline>
            </w:drawing>
          </w:r>
        </w:p>
      </w:tc>
    </w:tr>
    <w:tr w:rsidR="008F41A2" w:rsidRPr="008B253F" w14:paraId="1D056D28" w14:textId="77777777" w:rsidTr="009A5D43">
      <w:trPr>
        <w:cantSplit/>
        <w:trHeight w:val="249"/>
      </w:trPr>
      <w:tc>
        <w:tcPr>
          <w:tcW w:w="7300" w:type="dxa"/>
          <w:tcBorders>
            <w:bottom w:val="single" w:sz="4" w:space="0" w:color="2F4A91"/>
          </w:tcBorders>
        </w:tcPr>
        <w:p w14:paraId="40666686" w14:textId="77777777" w:rsidR="008F41A2" w:rsidRPr="008B253F" w:rsidRDefault="008F41A2" w:rsidP="008B253F">
          <w:pPr>
            <w:tabs>
              <w:tab w:val="left" w:pos="8505"/>
              <w:tab w:val="right" w:pos="10065"/>
            </w:tabs>
            <w:spacing w:before="60" w:after="0" w:line="240" w:lineRule="auto"/>
            <w:ind w:right="709"/>
            <w:jc w:val="left"/>
            <w:rPr>
              <w:noProof/>
              <w:color w:val="2F4A91"/>
              <w:sz w:val="14"/>
            </w:rPr>
          </w:pPr>
        </w:p>
      </w:tc>
      <w:tc>
        <w:tcPr>
          <w:tcW w:w="2835" w:type="dxa"/>
          <w:tcBorders>
            <w:bottom w:val="single" w:sz="4" w:space="0" w:color="2F4A91"/>
          </w:tcBorders>
          <w:tcMar>
            <w:right w:w="28" w:type="dxa"/>
          </w:tcMar>
          <w:vAlign w:val="center"/>
        </w:tcPr>
        <w:p w14:paraId="3377FBD8" w14:textId="77777777" w:rsidR="008F41A2" w:rsidRPr="008B253F" w:rsidRDefault="008F41A2" w:rsidP="008B253F">
          <w:pPr>
            <w:spacing w:before="0" w:after="80" w:line="180" w:lineRule="exact"/>
            <w:jc w:val="right"/>
            <w:rPr>
              <w:bCs/>
              <w:iCs/>
              <w:color w:val="00549F"/>
              <w:sz w:val="16"/>
            </w:rPr>
          </w:pPr>
          <w:r w:rsidRPr="008B253F">
            <w:rPr>
              <w:bCs/>
              <w:iCs/>
              <w:color w:val="00549F"/>
              <w:sz w:val="16"/>
            </w:rPr>
            <w:t xml:space="preserve">Seite </w:t>
          </w:r>
          <w:r w:rsidRPr="0043543B">
            <w:rPr>
              <w:bCs/>
              <w:iCs/>
              <w:color w:val="00549F"/>
              <w:sz w:val="16"/>
            </w:rPr>
            <w:pgNum/>
          </w:r>
        </w:p>
      </w:tc>
    </w:tr>
  </w:tbl>
  <w:p w14:paraId="74394948" w14:textId="77777777" w:rsidR="008F41A2" w:rsidRPr="008B253F" w:rsidRDefault="008F41A2" w:rsidP="008B253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B6808" w14:textId="77777777" w:rsidR="008F41A2" w:rsidRDefault="008F41A2" w:rsidP="00F21BF4">
    <w:pPr>
      <w:pStyle w:val="Kopfzeile"/>
      <w:tabs>
        <w:tab w:val="clear" w:pos="9072"/>
        <w:tab w:val="right" w:pos="9781"/>
      </w:tabs>
      <w:ind w:right="-993"/>
      <w:jc w:val="right"/>
    </w:pPr>
    <w:r>
      <w:rPr>
        <w:noProof/>
        <w:lang w:val="en-US" w:eastAsia="zh-CN"/>
      </w:rPr>
      <w:drawing>
        <wp:inline distT="0" distB="0" distL="0" distR="0" wp14:anchorId="183E148D" wp14:editId="20A716FA">
          <wp:extent cx="4668488" cy="1152000"/>
          <wp:effectExtent l="0" t="0" r="0" b="0"/>
          <wp:docPr id="27"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8488" cy="11520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5557B" w14:textId="77777777" w:rsidR="008F41A2" w:rsidRDefault="008F41A2" w:rsidP="008B253F">
    <w:pPr>
      <w:pStyle w:val="Kopfzeile"/>
      <w:tabs>
        <w:tab w:val="clear" w:pos="9072"/>
        <w:tab w:val="right" w:pos="10206"/>
      </w:tabs>
      <w:ind w:right="-1134"/>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511FB" w14:textId="77777777" w:rsidR="008F41A2" w:rsidRPr="00E7195D" w:rsidRDefault="008F41A2" w:rsidP="008018DF">
    <w:pPr>
      <w:pStyle w:val="Kopfzeile"/>
      <w:tabs>
        <w:tab w:val="clear" w:pos="4536"/>
        <w:tab w:val="left" w:pos="9072"/>
      </w:tabs>
      <w:jc w:val="left"/>
      <w:rPr>
        <w:b/>
      </w:rPr>
    </w:pPr>
    <w:r>
      <w:rPr>
        <w:b/>
        <w:noProof/>
        <w:lang w:val="en-US" w:eastAsia="zh-CN"/>
      </w:rPr>
      <mc:AlternateContent>
        <mc:Choice Requires="wps">
          <w:drawing>
            <wp:anchor distT="0" distB="0" distL="114300" distR="114300" simplePos="0" relativeHeight="251662848" behindDoc="0" locked="0" layoutInCell="1" allowOverlap="1" wp14:anchorId="45293FAC" wp14:editId="5A7C94EE">
              <wp:simplePos x="0" y="0"/>
              <wp:positionH relativeFrom="column">
                <wp:posOffset>19050</wp:posOffset>
              </wp:positionH>
              <wp:positionV relativeFrom="paragraph">
                <wp:posOffset>269240</wp:posOffset>
              </wp:positionV>
              <wp:extent cx="5761355" cy="635"/>
              <wp:effectExtent l="0" t="0" r="0" b="0"/>
              <wp:wrapNone/>
              <wp:docPr id="1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F87BB9" id="Line 22"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"/>
          </w:pict>
        </mc:Fallback>
      </mc:AlternateContent>
    </w:r>
    <w:r>
      <w:rPr>
        <w:b/>
        <w:bCs/>
      </w:rPr>
      <w:t>Zusammenfassung</w:t>
    </w:r>
  </w:p>
  <w:p w14:paraId="273FC96A" w14:textId="77777777" w:rsidR="008F41A2" w:rsidRPr="008018DF" w:rsidRDefault="008F41A2" w:rsidP="008018DF">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EAC5" w14:textId="2E603E26" w:rsidR="008F41A2" w:rsidRPr="00E7195D" w:rsidRDefault="008F41A2" w:rsidP="00D42B1A">
    <w:pPr>
      <w:pStyle w:val="Kopfzeile"/>
      <w:tabs>
        <w:tab w:val="clear" w:pos="4536"/>
        <w:tab w:val="left" w:pos="9072"/>
      </w:tabs>
      <w:jc w:val="left"/>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AE2121">
      <w:rPr>
        <w:b/>
        <w:bCs/>
        <w:noProof/>
      </w:rPr>
      <w:t>IV</w:t>
    </w:r>
    <w:r w:rsidRPr="00E7195D">
      <w:rPr>
        <w:b/>
        <w:bCs/>
      </w:rPr>
      <w:fldChar w:fldCharType="end"/>
    </w:r>
    <w:r>
      <w:rPr>
        <w:b/>
        <w:noProof/>
        <w:lang w:val="en-US" w:eastAsia="zh-CN"/>
      </w:rPr>
      <mc:AlternateContent>
        <mc:Choice Requires="wps">
          <w:drawing>
            <wp:anchor distT="0" distB="0" distL="114300" distR="114300" simplePos="0" relativeHeight="251659776" behindDoc="0" locked="0" layoutInCell="1" allowOverlap="1" wp14:anchorId="786A5A6E" wp14:editId="231C245A">
              <wp:simplePos x="0" y="0"/>
              <wp:positionH relativeFrom="column">
                <wp:posOffset>5291455</wp:posOffset>
              </wp:positionH>
              <wp:positionV relativeFrom="paragraph">
                <wp:posOffset>-28575</wp:posOffset>
              </wp:positionV>
              <wp:extent cx="552450" cy="342900"/>
              <wp:effectExtent l="0" t="0" r="0" b="0"/>
              <wp:wrapNone/>
              <wp:docPr id="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EEF6B" w14:textId="6A847C7E" w:rsidR="008F41A2" w:rsidRPr="00762123" w:rsidRDefault="008F41A2">
                          <w:pPr>
                            <w:jc w:val="right"/>
                            <w:rPr>
                              <w:b/>
                              <w:sz w:val="20"/>
                              <w:szCs w:val="22"/>
                            </w:rPr>
                          </w:pPr>
                          <w:r w:rsidRPr="00762123">
                            <w:rPr>
                              <w:b/>
                            </w:rPr>
                            <w:fldChar w:fldCharType="begin"/>
                          </w:r>
                          <w:r w:rsidRPr="00762123">
                            <w:rPr>
                              <w:b/>
                            </w:rPr>
                            <w:instrText xml:space="preserve"> PAGE </w:instrText>
                          </w:r>
                          <w:r w:rsidRPr="00762123">
                            <w:rPr>
                              <w:b/>
                            </w:rPr>
                            <w:fldChar w:fldCharType="separate"/>
                          </w:r>
                          <w:r w:rsidR="00AE2121">
                            <w:rPr>
                              <w:b/>
                              <w:noProof/>
                            </w:rPr>
                            <w:t>v</w:t>
                          </w:r>
                          <w:r w:rsidRPr="00762123">
                            <w:rPr>
                              <w:b/>
                            </w:rPr>
                            <w:fldChar w:fldCharType="end"/>
                          </w:r>
                        </w:p>
                        <w:p w14:paraId="3133C1A0" w14:textId="77777777" w:rsidR="008F41A2" w:rsidRDefault="008F41A2"/>
                        <w:p w14:paraId="2997E43A" w14:textId="77777777" w:rsidR="008F41A2" w:rsidRDefault="008F41A2"/>
                        <w:p w14:paraId="431B5B63" w14:textId="77777777" w:rsidR="008F41A2" w:rsidRDefault="008F41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A5A6E" id="_x0000_t202" coordsize="21600,21600" o:spt="202" path="m,l,21600r21600,l21600,xe">
              <v:stroke joinstyle="miter"/>
              <v:path gradientshapeok="t" o:connecttype="rect"/>
            </v:shapetype>
            <v:shape id="Text Box 23" o:spid="_x0000_s1026" type="#_x0000_t202" style="position:absolute;margin-left:416.65pt;margin-top:-2.25pt;width:43.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f/+tQIAALk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" filled="f" stroked="f">
              <v:textbox>
                <w:txbxContent>
                  <w:p w14:paraId="4AFEEF6B" w14:textId="6A847C7E" w:rsidR="008F41A2" w:rsidRPr="00762123" w:rsidRDefault="008F41A2">
                    <w:pPr>
                      <w:jc w:val="right"/>
                      <w:rPr>
                        <w:b/>
                        <w:sz w:val="20"/>
                        <w:szCs w:val="22"/>
                      </w:rPr>
                    </w:pPr>
                    <w:r w:rsidRPr="00762123">
                      <w:rPr>
                        <w:b/>
                      </w:rPr>
                      <w:fldChar w:fldCharType="begin"/>
                    </w:r>
                    <w:r w:rsidRPr="00762123">
                      <w:rPr>
                        <w:b/>
                      </w:rPr>
                      <w:instrText xml:space="preserve"> PAGE </w:instrText>
                    </w:r>
                    <w:r w:rsidRPr="00762123">
                      <w:rPr>
                        <w:b/>
                      </w:rPr>
                      <w:fldChar w:fldCharType="separate"/>
                    </w:r>
                    <w:r w:rsidR="00AE2121">
                      <w:rPr>
                        <w:b/>
                        <w:noProof/>
                      </w:rPr>
                      <w:t>v</w:t>
                    </w:r>
                    <w:r w:rsidRPr="00762123">
                      <w:rPr>
                        <w:b/>
                      </w:rPr>
                      <w:fldChar w:fldCharType="end"/>
                    </w:r>
                  </w:p>
                  <w:p w14:paraId="3133C1A0" w14:textId="77777777" w:rsidR="008F41A2" w:rsidRDefault="008F41A2"/>
                  <w:p w14:paraId="2997E43A" w14:textId="77777777" w:rsidR="008F41A2" w:rsidRDefault="008F41A2"/>
                  <w:p w14:paraId="431B5B63" w14:textId="77777777" w:rsidR="008F41A2" w:rsidRDefault="008F41A2"/>
                </w:txbxContent>
              </v:textbox>
            </v:shape>
          </w:pict>
        </mc:Fallback>
      </mc:AlternateContent>
    </w:r>
    <w:r>
      <w:rPr>
        <w:b/>
        <w:noProof/>
        <w:lang w:val="en-US" w:eastAsia="zh-CN"/>
      </w:rPr>
      <mc:AlternateContent>
        <mc:Choice Requires="wps">
          <w:drawing>
            <wp:anchor distT="0" distB="0" distL="114300" distR="114300" simplePos="0" relativeHeight="251655680" behindDoc="0" locked="0" layoutInCell="1" allowOverlap="1" wp14:anchorId="09AB43E0" wp14:editId="0A579E2D">
              <wp:simplePos x="0" y="0"/>
              <wp:positionH relativeFrom="column">
                <wp:posOffset>19050</wp:posOffset>
              </wp:positionH>
              <wp:positionV relativeFrom="paragraph">
                <wp:posOffset>269240</wp:posOffset>
              </wp:positionV>
              <wp:extent cx="5761355" cy="635"/>
              <wp:effectExtent l="0" t="0" r="0" b="0"/>
              <wp:wrapNone/>
              <wp:docPr id="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3C8F29" id="Line 2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bUjAIAAGQ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AE2121">
      <w:rPr>
        <w:b/>
        <w:bCs/>
        <w:noProof/>
      </w:rPr>
      <w:t>List of tables</w:t>
    </w:r>
    <w:r w:rsidRPr="00E7195D">
      <w:rPr>
        <w:b/>
        <w:b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ABFFB8" w14:textId="77777777" w:rsidR="008F41A2" w:rsidRDefault="008F41A2"/>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432A" w14:textId="618FCDB5" w:rsidR="008F41A2" w:rsidRPr="00E7195D" w:rsidRDefault="008F41A2" w:rsidP="005151D2">
    <w:pPr>
      <w:pStyle w:val="Kopfzeile"/>
      <w:tabs>
        <w:tab w:val="clear" w:pos="4536"/>
        <w:tab w:val="left" w:pos="8100"/>
      </w:tabs>
      <w:rPr>
        <w:b/>
      </w:rPr>
    </w:pPr>
    <w:r w:rsidRPr="00E7195D">
      <w:rPr>
        <w:b/>
      </w:rPr>
      <w:fldChar w:fldCharType="begin"/>
    </w:r>
    <w:r w:rsidRPr="00E7195D">
      <w:rPr>
        <w:b/>
      </w:rPr>
      <w:instrText xml:space="preserve"> STYLEREF  "Überschrift - Römisch" \r  \* MERGEFORMAT </w:instrText>
    </w:r>
    <w:r w:rsidRPr="00E7195D">
      <w:rPr>
        <w:b/>
      </w:rPr>
      <w:fldChar w:fldCharType="separate"/>
    </w:r>
    <w:r w:rsidR="00AE2121">
      <w:rPr>
        <w:b/>
        <w:noProof/>
      </w:rPr>
      <w:t>IV</w:t>
    </w:r>
    <w:r w:rsidRPr="00E7195D">
      <w:rPr>
        <w:b/>
      </w:rPr>
      <w:fldChar w:fldCharType="end"/>
    </w:r>
    <w:r>
      <w:rPr>
        <w:b/>
        <w:noProof/>
        <w:lang w:val="en-US" w:eastAsia="zh-CN"/>
      </w:rPr>
      <mc:AlternateContent>
        <mc:Choice Requires="wps">
          <w:drawing>
            <wp:anchor distT="0" distB="0" distL="114300" distR="114300" simplePos="0" relativeHeight="251656704" behindDoc="0" locked="0" layoutInCell="1" allowOverlap="1" wp14:anchorId="0F70953F" wp14:editId="6D1A3AB8">
              <wp:simplePos x="0" y="0"/>
              <wp:positionH relativeFrom="column">
                <wp:posOffset>19050</wp:posOffset>
              </wp:positionH>
              <wp:positionV relativeFrom="paragraph">
                <wp:posOffset>269240</wp:posOffset>
              </wp:positionV>
              <wp:extent cx="5761355" cy="635"/>
              <wp:effectExtent l="0" t="0" r="0" b="0"/>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F16505"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AE2121">
      <w:rPr>
        <w:b/>
        <w:bCs/>
        <w:noProof/>
      </w:rPr>
      <w:t>List of tables</w:t>
    </w:r>
    <w:r w:rsidRPr="00E7195D">
      <w:rPr>
        <w:b/>
        <w:bCs/>
      </w:rPr>
      <w:fldChar w:fldCharType="end"/>
    </w:r>
    <w:r w:rsidRPr="00E7195D">
      <w:rPr>
        <w:b/>
      </w:rPr>
      <w:tab/>
    </w:r>
    <w:r w:rsidRPr="00E7195D">
      <w:rPr>
        <w:b/>
      </w:rPr>
      <w:tab/>
    </w:r>
    <w:r w:rsidRPr="00E7195D">
      <w:rPr>
        <w:b/>
      </w:rPr>
      <w:fldChar w:fldCharType="begin"/>
    </w:r>
    <w:r w:rsidRPr="00E7195D">
      <w:rPr>
        <w:b/>
      </w:rPr>
      <w:instrText xml:space="preserve"> PAGE </w:instrText>
    </w:r>
    <w:r w:rsidRPr="00E7195D">
      <w:rPr>
        <w:b/>
      </w:rPr>
      <w:fldChar w:fldCharType="separate"/>
    </w:r>
    <w:r w:rsidR="00AE2121">
      <w:rPr>
        <w:b/>
        <w:noProof/>
      </w:rPr>
      <w:t>29</w:t>
    </w:r>
    <w:r w:rsidRPr="00E7195D">
      <w:rPr>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7A1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83073F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86EFF7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196C98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EE21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70868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00146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C00BA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0E87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908445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1573"/>
        </w:tabs>
        <w:ind w:left="1573"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15:restartNumberingAfterBreak="0">
    <w:nsid w:val="077B280A"/>
    <w:multiLevelType w:val="hybridMultilevel"/>
    <w:tmpl w:val="8ED86A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544171"/>
    <w:multiLevelType w:val="hybridMultilevel"/>
    <w:tmpl w:val="A17447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E2613F"/>
    <w:multiLevelType w:val="hybridMultilevel"/>
    <w:tmpl w:val="14242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CE594D"/>
    <w:multiLevelType w:val="multilevel"/>
    <w:tmpl w:val="CC58E9E6"/>
    <w:lvl w:ilvl="0">
      <w:start w:val="1"/>
      <w:numFmt w:val="upperLetter"/>
      <w:pStyle w:val="Anhangsgliederung"/>
      <w:lvlText w:val="%1."/>
      <w:lvlJc w:val="left"/>
      <w:pPr>
        <w:tabs>
          <w:tab w:val="num" w:pos="360"/>
        </w:tabs>
        <w:ind w:left="360" w:hanging="360"/>
      </w:pPr>
      <w:rPr>
        <w:rFonts w:hint="default"/>
      </w:rPr>
    </w:lvl>
    <w:lvl w:ilvl="1">
      <w:start w:val="1"/>
      <w:numFmt w:val="decimal"/>
      <w:pStyle w:val="Anhangsgliederung"/>
      <w:lvlText w:val="%1.%2."/>
      <w:lvlJc w:val="left"/>
      <w:pPr>
        <w:tabs>
          <w:tab w:val="num" w:pos="716"/>
        </w:tabs>
        <w:ind w:left="716"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8C006C1"/>
    <w:multiLevelType w:val="hybridMultilevel"/>
    <w:tmpl w:val="A36E5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421CDF"/>
    <w:multiLevelType w:val="hybridMultilevel"/>
    <w:tmpl w:val="04C20110"/>
    <w:lvl w:ilvl="0" w:tplc="310E33D4">
      <w:start w:val="1"/>
      <w:numFmt w:val="bullet"/>
      <w:pStyle w:val="StandardAufz"/>
      <w:lvlText w:val=""/>
      <w:lvlJc w:val="left"/>
      <w:pPr>
        <w:tabs>
          <w:tab w:val="num" w:pos="720"/>
        </w:tabs>
        <w:ind w:left="720" w:hanging="360"/>
      </w:pPr>
      <w:rPr>
        <w:rFonts w:ascii="Symbol" w:hAnsi="Symbol" w:hint="default"/>
      </w:rPr>
    </w:lvl>
    <w:lvl w:ilvl="1" w:tplc="9806C7FA">
      <w:numFmt w:val="bullet"/>
      <w:lvlText w:val=""/>
      <w:lvlJc w:val="left"/>
      <w:pPr>
        <w:tabs>
          <w:tab w:val="num" w:pos="1440"/>
        </w:tabs>
        <w:ind w:left="1440" w:hanging="360"/>
      </w:pPr>
      <w:rPr>
        <w:rFonts w:ascii="Wingdings" w:eastAsia="Times New Roman" w:hAnsi="Wingdings" w:cs="Arial" w:hint="default"/>
      </w:rPr>
    </w:lvl>
    <w:lvl w:ilvl="2" w:tplc="538A6DFA" w:tentative="1">
      <w:start w:val="1"/>
      <w:numFmt w:val="bullet"/>
      <w:lvlText w:val=""/>
      <w:lvlJc w:val="left"/>
      <w:pPr>
        <w:tabs>
          <w:tab w:val="num" w:pos="2160"/>
        </w:tabs>
        <w:ind w:left="2160" w:hanging="360"/>
      </w:pPr>
      <w:rPr>
        <w:rFonts w:ascii="Wingdings" w:hAnsi="Wingdings" w:hint="default"/>
      </w:rPr>
    </w:lvl>
    <w:lvl w:ilvl="3" w:tplc="A74EF67E" w:tentative="1">
      <w:start w:val="1"/>
      <w:numFmt w:val="bullet"/>
      <w:lvlText w:val=""/>
      <w:lvlJc w:val="left"/>
      <w:pPr>
        <w:tabs>
          <w:tab w:val="num" w:pos="2880"/>
        </w:tabs>
        <w:ind w:left="2880" w:hanging="360"/>
      </w:pPr>
      <w:rPr>
        <w:rFonts w:ascii="Symbol" w:hAnsi="Symbol" w:hint="default"/>
      </w:rPr>
    </w:lvl>
    <w:lvl w:ilvl="4" w:tplc="D09ED8EC" w:tentative="1">
      <w:start w:val="1"/>
      <w:numFmt w:val="bullet"/>
      <w:lvlText w:val="o"/>
      <w:lvlJc w:val="left"/>
      <w:pPr>
        <w:tabs>
          <w:tab w:val="num" w:pos="3600"/>
        </w:tabs>
        <w:ind w:left="3600" w:hanging="360"/>
      </w:pPr>
      <w:rPr>
        <w:rFonts w:ascii="Courier New" w:hAnsi="Courier New" w:cs="Courier New" w:hint="default"/>
      </w:rPr>
    </w:lvl>
    <w:lvl w:ilvl="5" w:tplc="5A2E17F0" w:tentative="1">
      <w:start w:val="1"/>
      <w:numFmt w:val="bullet"/>
      <w:lvlText w:val=""/>
      <w:lvlJc w:val="left"/>
      <w:pPr>
        <w:tabs>
          <w:tab w:val="num" w:pos="4320"/>
        </w:tabs>
        <w:ind w:left="4320" w:hanging="360"/>
      </w:pPr>
      <w:rPr>
        <w:rFonts w:ascii="Wingdings" w:hAnsi="Wingdings" w:hint="default"/>
      </w:rPr>
    </w:lvl>
    <w:lvl w:ilvl="6" w:tplc="9CCCE5C8" w:tentative="1">
      <w:start w:val="1"/>
      <w:numFmt w:val="bullet"/>
      <w:lvlText w:val=""/>
      <w:lvlJc w:val="left"/>
      <w:pPr>
        <w:tabs>
          <w:tab w:val="num" w:pos="5040"/>
        </w:tabs>
        <w:ind w:left="5040" w:hanging="360"/>
      </w:pPr>
      <w:rPr>
        <w:rFonts w:ascii="Symbol" w:hAnsi="Symbol" w:hint="default"/>
      </w:rPr>
    </w:lvl>
    <w:lvl w:ilvl="7" w:tplc="CEA07F0A" w:tentative="1">
      <w:start w:val="1"/>
      <w:numFmt w:val="bullet"/>
      <w:lvlText w:val="o"/>
      <w:lvlJc w:val="left"/>
      <w:pPr>
        <w:tabs>
          <w:tab w:val="num" w:pos="5760"/>
        </w:tabs>
        <w:ind w:left="5760" w:hanging="360"/>
      </w:pPr>
      <w:rPr>
        <w:rFonts w:ascii="Courier New" w:hAnsi="Courier New" w:cs="Courier New" w:hint="default"/>
      </w:rPr>
    </w:lvl>
    <w:lvl w:ilvl="8" w:tplc="3288FEF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0E5C5F"/>
    <w:multiLevelType w:val="hybridMultilevel"/>
    <w:tmpl w:val="BCF6D6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C6380F"/>
    <w:multiLevelType w:val="hybridMultilevel"/>
    <w:tmpl w:val="0D306FB0"/>
    <w:lvl w:ilvl="0" w:tplc="6122DF6E">
      <w:start w:val="7"/>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112A6"/>
    <w:multiLevelType w:val="hybridMultilevel"/>
    <w:tmpl w:val="333287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D882ACF"/>
    <w:multiLevelType w:val="hybridMultilevel"/>
    <w:tmpl w:val="378A299A"/>
    <w:lvl w:ilvl="0" w:tplc="3DC40864">
      <w:start w:val="7"/>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9C0FF2"/>
    <w:multiLevelType w:val="hybridMultilevel"/>
    <w:tmpl w:val="ED72E3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1105348"/>
    <w:multiLevelType w:val="singleLevel"/>
    <w:tmpl w:val="28780A98"/>
    <w:lvl w:ilvl="0">
      <w:start w:val="1"/>
      <w:numFmt w:val="bullet"/>
      <w:pStyle w:val="CitaviBibliographyHeading"/>
      <w:lvlText w:val=""/>
      <w:lvlJc w:val="left"/>
      <w:pPr>
        <w:tabs>
          <w:tab w:val="num" w:pos="360"/>
        </w:tabs>
        <w:ind w:left="360" w:hanging="360"/>
      </w:pPr>
      <w:rPr>
        <w:rFonts w:ascii="Wingdings" w:hAnsi="Wingdings" w:hint="default"/>
      </w:rPr>
    </w:lvl>
  </w:abstractNum>
  <w:abstractNum w:abstractNumId="23" w15:restartNumberingAfterBreak="0">
    <w:nsid w:val="7F2B749F"/>
    <w:multiLevelType w:val="hybridMultilevel"/>
    <w:tmpl w:val="7534D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F8155DF"/>
    <w:multiLevelType w:val="multilevel"/>
    <w:tmpl w:val="F75C2D10"/>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2"/>
  </w:num>
  <w:num w:numId="2">
    <w:abstractNumId w:val="24"/>
  </w:num>
  <w:num w:numId="3">
    <w:abstractNumId w:val="10"/>
  </w:num>
  <w:num w:numId="4">
    <w:abstractNumId w:val="16"/>
  </w:num>
  <w:num w:numId="5">
    <w:abstractNumId w:val="14"/>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9"/>
  </w:num>
  <w:num w:numId="9">
    <w:abstractNumId w:val="17"/>
  </w:num>
  <w:num w:numId="10">
    <w:abstractNumId w:val="21"/>
  </w:num>
  <w:num w:numId="11">
    <w:abstractNumId w:val="11"/>
  </w:num>
  <w:num w:numId="12">
    <w:abstractNumId w:val="23"/>
  </w:num>
  <w:num w:numId="13">
    <w:abstractNumId w:val="15"/>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12"/>
  </w:num>
  <w:num w:numId="25">
    <w:abstractNumId w:val="20"/>
  </w:num>
  <w:num w:numId="26">
    <w:abstractNumId w:val="1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Preutenborbeck">
    <w15:presenceInfo w15:providerId="AD" w15:userId="S-1-5-21-3600751016-688564448-1337340978-6628"/>
  </w15:person>
  <w15:person w15:author="Zhihui Che">
    <w15:presenceInfo w15:providerId="AD" w15:userId="S::x5c72hs3vxfah2t4@students.rwth-aachen.de::e8c6699a-d09e-4ba6-9d60-28eec4c56bb5"/>
  </w15:person>
  <w15:person w15:author="Che Zhihui">
    <w15:presenceInfo w15:providerId="None" w15:userId="Che Zhih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fr-B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567"/>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002"/>
    <w:rsid w:val="000348C0"/>
    <w:rsid w:val="0003576D"/>
    <w:rsid w:val="000519FD"/>
    <w:rsid w:val="0005605E"/>
    <w:rsid w:val="00062458"/>
    <w:rsid w:val="00074FBA"/>
    <w:rsid w:val="000A34FF"/>
    <w:rsid w:val="000A68F7"/>
    <w:rsid w:val="000A7613"/>
    <w:rsid w:val="000C1AC7"/>
    <w:rsid w:val="000D0F3B"/>
    <w:rsid w:val="000D596A"/>
    <w:rsid w:val="000D7134"/>
    <w:rsid w:val="000E08B5"/>
    <w:rsid w:val="0010065E"/>
    <w:rsid w:val="0011401E"/>
    <w:rsid w:val="0012586B"/>
    <w:rsid w:val="001273BF"/>
    <w:rsid w:val="001324F6"/>
    <w:rsid w:val="0014598D"/>
    <w:rsid w:val="00147854"/>
    <w:rsid w:val="001604AB"/>
    <w:rsid w:val="00182B66"/>
    <w:rsid w:val="001848CE"/>
    <w:rsid w:val="001A232B"/>
    <w:rsid w:val="001A2E32"/>
    <w:rsid w:val="001A54CC"/>
    <w:rsid w:val="001B70CE"/>
    <w:rsid w:val="001C4D96"/>
    <w:rsid w:val="001D2CC5"/>
    <w:rsid w:val="00230326"/>
    <w:rsid w:val="0023058F"/>
    <w:rsid w:val="002379D1"/>
    <w:rsid w:val="00264C28"/>
    <w:rsid w:val="002711DC"/>
    <w:rsid w:val="002A1620"/>
    <w:rsid w:val="002B1B35"/>
    <w:rsid w:val="002B5030"/>
    <w:rsid w:val="002B67A7"/>
    <w:rsid w:val="002C09E7"/>
    <w:rsid w:val="002D6026"/>
    <w:rsid w:val="00304E8B"/>
    <w:rsid w:val="003173F7"/>
    <w:rsid w:val="00321E08"/>
    <w:rsid w:val="00321EA5"/>
    <w:rsid w:val="00324271"/>
    <w:rsid w:val="003330BC"/>
    <w:rsid w:val="0034482C"/>
    <w:rsid w:val="00353F53"/>
    <w:rsid w:val="00372223"/>
    <w:rsid w:val="00373FB3"/>
    <w:rsid w:val="003815AB"/>
    <w:rsid w:val="003B1506"/>
    <w:rsid w:val="004034C4"/>
    <w:rsid w:val="00403FFC"/>
    <w:rsid w:val="004041A0"/>
    <w:rsid w:val="004126CB"/>
    <w:rsid w:val="004176E6"/>
    <w:rsid w:val="004202E6"/>
    <w:rsid w:val="00421002"/>
    <w:rsid w:val="0042241B"/>
    <w:rsid w:val="004322E8"/>
    <w:rsid w:val="00434E28"/>
    <w:rsid w:val="00437A6F"/>
    <w:rsid w:val="00462264"/>
    <w:rsid w:val="00464859"/>
    <w:rsid w:val="00487AF0"/>
    <w:rsid w:val="004E4B7C"/>
    <w:rsid w:val="004E6EBC"/>
    <w:rsid w:val="004F19AD"/>
    <w:rsid w:val="00513010"/>
    <w:rsid w:val="005151D2"/>
    <w:rsid w:val="00527861"/>
    <w:rsid w:val="005411E9"/>
    <w:rsid w:val="00543147"/>
    <w:rsid w:val="0055396F"/>
    <w:rsid w:val="005563F3"/>
    <w:rsid w:val="00560F3E"/>
    <w:rsid w:val="0056699F"/>
    <w:rsid w:val="005749BE"/>
    <w:rsid w:val="005A2114"/>
    <w:rsid w:val="005A5738"/>
    <w:rsid w:val="005B57EE"/>
    <w:rsid w:val="005D47DF"/>
    <w:rsid w:val="005E2C14"/>
    <w:rsid w:val="005E3D1F"/>
    <w:rsid w:val="005E71C3"/>
    <w:rsid w:val="005E781C"/>
    <w:rsid w:val="005F0169"/>
    <w:rsid w:val="00603C83"/>
    <w:rsid w:val="006125EE"/>
    <w:rsid w:val="006237CC"/>
    <w:rsid w:val="00624E4E"/>
    <w:rsid w:val="00630569"/>
    <w:rsid w:val="0063483A"/>
    <w:rsid w:val="006450A8"/>
    <w:rsid w:val="00651FA3"/>
    <w:rsid w:val="00653C56"/>
    <w:rsid w:val="00657D7A"/>
    <w:rsid w:val="00677BCF"/>
    <w:rsid w:val="0068436F"/>
    <w:rsid w:val="00694A93"/>
    <w:rsid w:val="006A5847"/>
    <w:rsid w:val="006B0D5B"/>
    <w:rsid w:val="006B0EE0"/>
    <w:rsid w:val="006B436C"/>
    <w:rsid w:val="006D1B09"/>
    <w:rsid w:val="006E534E"/>
    <w:rsid w:val="006E6474"/>
    <w:rsid w:val="006F5DB5"/>
    <w:rsid w:val="006F5E12"/>
    <w:rsid w:val="00702BD9"/>
    <w:rsid w:val="007257A8"/>
    <w:rsid w:val="007362BF"/>
    <w:rsid w:val="00745F74"/>
    <w:rsid w:val="007554C2"/>
    <w:rsid w:val="00755E4B"/>
    <w:rsid w:val="00756620"/>
    <w:rsid w:val="0075752F"/>
    <w:rsid w:val="00762123"/>
    <w:rsid w:val="007714B0"/>
    <w:rsid w:val="00773EF0"/>
    <w:rsid w:val="00777CD2"/>
    <w:rsid w:val="007809AB"/>
    <w:rsid w:val="007B331F"/>
    <w:rsid w:val="007D0A3B"/>
    <w:rsid w:val="007D17E7"/>
    <w:rsid w:val="007E10BE"/>
    <w:rsid w:val="008018DF"/>
    <w:rsid w:val="008023F7"/>
    <w:rsid w:val="0080462C"/>
    <w:rsid w:val="00825404"/>
    <w:rsid w:val="00825A51"/>
    <w:rsid w:val="00832BE4"/>
    <w:rsid w:val="00834966"/>
    <w:rsid w:val="008420CC"/>
    <w:rsid w:val="008757D8"/>
    <w:rsid w:val="00875F02"/>
    <w:rsid w:val="00880C31"/>
    <w:rsid w:val="00883B48"/>
    <w:rsid w:val="00897FBA"/>
    <w:rsid w:val="008A2F05"/>
    <w:rsid w:val="008B253F"/>
    <w:rsid w:val="008B4779"/>
    <w:rsid w:val="008B5075"/>
    <w:rsid w:val="008B5F59"/>
    <w:rsid w:val="008E7163"/>
    <w:rsid w:val="008F11EF"/>
    <w:rsid w:val="008F41A2"/>
    <w:rsid w:val="00903BD0"/>
    <w:rsid w:val="0093394F"/>
    <w:rsid w:val="00937F0D"/>
    <w:rsid w:val="009461BB"/>
    <w:rsid w:val="009560E3"/>
    <w:rsid w:val="00974676"/>
    <w:rsid w:val="00995AC5"/>
    <w:rsid w:val="00997926"/>
    <w:rsid w:val="009A092D"/>
    <w:rsid w:val="009A19BD"/>
    <w:rsid w:val="009A3CB4"/>
    <w:rsid w:val="009A53DA"/>
    <w:rsid w:val="009A5CF6"/>
    <w:rsid w:val="009A5D43"/>
    <w:rsid w:val="009C119A"/>
    <w:rsid w:val="009D1E5C"/>
    <w:rsid w:val="009D384B"/>
    <w:rsid w:val="009D567D"/>
    <w:rsid w:val="009D5EC4"/>
    <w:rsid w:val="009E0966"/>
    <w:rsid w:val="009E1753"/>
    <w:rsid w:val="009E64A8"/>
    <w:rsid w:val="00A11190"/>
    <w:rsid w:val="00A22BD3"/>
    <w:rsid w:val="00A324B4"/>
    <w:rsid w:val="00A3665B"/>
    <w:rsid w:val="00A82E33"/>
    <w:rsid w:val="00A9276D"/>
    <w:rsid w:val="00AC49CE"/>
    <w:rsid w:val="00AE2121"/>
    <w:rsid w:val="00AE3FBA"/>
    <w:rsid w:val="00AF3093"/>
    <w:rsid w:val="00AF6BF5"/>
    <w:rsid w:val="00B65D1B"/>
    <w:rsid w:val="00B670C7"/>
    <w:rsid w:val="00B679BB"/>
    <w:rsid w:val="00B725B6"/>
    <w:rsid w:val="00B769A1"/>
    <w:rsid w:val="00B81263"/>
    <w:rsid w:val="00B93EB4"/>
    <w:rsid w:val="00BC3621"/>
    <w:rsid w:val="00BE6A7F"/>
    <w:rsid w:val="00C01676"/>
    <w:rsid w:val="00C06D6E"/>
    <w:rsid w:val="00C1530E"/>
    <w:rsid w:val="00C177F3"/>
    <w:rsid w:val="00C3179D"/>
    <w:rsid w:val="00C34B7B"/>
    <w:rsid w:val="00C34FC3"/>
    <w:rsid w:val="00C41D02"/>
    <w:rsid w:val="00C42219"/>
    <w:rsid w:val="00C511A4"/>
    <w:rsid w:val="00C87BA1"/>
    <w:rsid w:val="00C92A9B"/>
    <w:rsid w:val="00CB6C3D"/>
    <w:rsid w:val="00CC7EC7"/>
    <w:rsid w:val="00CD5A0E"/>
    <w:rsid w:val="00CD5F36"/>
    <w:rsid w:val="00CF4748"/>
    <w:rsid w:val="00CF56DB"/>
    <w:rsid w:val="00CF6C33"/>
    <w:rsid w:val="00D117B1"/>
    <w:rsid w:val="00D23C02"/>
    <w:rsid w:val="00D404F6"/>
    <w:rsid w:val="00D42B1A"/>
    <w:rsid w:val="00D52ABF"/>
    <w:rsid w:val="00D57077"/>
    <w:rsid w:val="00D64EE1"/>
    <w:rsid w:val="00D81EC3"/>
    <w:rsid w:val="00D92CFD"/>
    <w:rsid w:val="00DA6189"/>
    <w:rsid w:val="00DE1AA7"/>
    <w:rsid w:val="00DE6A3C"/>
    <w:rsid w:val="00DF0B8A"/>
    <w:rsid w:val="00E122F1"/>
    <w:rsid w:val="00E12BC3"/>
    <w:rsid w:val="00E15BC2"/>
    <w:rsid w:val="00E25CFD"/>
    <w:rsid w:val="00E2782D"/>
    <w:rsid w:val="00E32F7B"/>
    <w:rsid w:val="00E36605"/>
    <w:rsid w:val="00E477DA"/>
    <w:rsid w:val="00E63AA6"/>
    <w:rsid w:val="00E671C9"/>
    <w:rsid w:val="00E7195D"/>
    <w:rsid w:val="00E73C88"/>
    <w:rsid w:val="00E81357"/>
    <w:rsid w:val="00EA0002"/>
    <w:rsid w:val="00EA4983"/>
    <w:rsid w:val="00EA7B09"/>
    <w:rsid w:val="00EB14EA"/>
    <w:rsid w:val="00EB3546"/>
    <w:rsid w:val="00EC31CD"/>
    <w:rsid w:val="00EC3601"/>
    <w:rsid w:val="00ED667D"/>
    <w:rsid w:val="00EE28FE"/>
    <w:rsid w:val="00EE4E15"/>
    <w:rsid w:val="00F21BF4"/>
    <w:rsid w:val="00F34B6E"/>
    <w:rsid w:val="00F60C8C"/>
    <w:rsid w:val="00F6153D"/>
    <w:rsid w:val="00FB3E39"/>
    <w:rsid w:val="00FB598E"/>
    <w:rsid w:val="00FB5CFF"/>
    <w:rsid w:val="00FC1340"/>
    <w:rsid w:val="00FD2783"/>
    <w:rsid w:val="00FE498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41E907E2"/>
  <w15:docId w15:val="{07398703-8EB5-461C-8ACC-74E5DB2B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3"/>
      </w:numPr>
      <w:spacing w:before="360"/>
      <w:jc w:val="left"/>
      <w:outlineLvl w:val="0"/>
    </w:pPr>
    <w:rPr>
      <w:b/>
      <w:sz w:val="32"/>
    </w:rPr>
  </w:style>
  <w:style w:type="paragraph" w:styleId="berschrift2">
    <w:name w:val="heading 2"/>
    <w:basedOn w:val="Standard"/>
    <w:next w:val="Standard"/>
    <w:qFormat/>
    <w:rsid w:val="00EE4E15"/>
    <w:pPr>
      <w:keepNext/>
      <w:numPr>
        <w:ilvl w:val="1"/>
        <w:numId w:val="3"/>
      </w:numPr>
      <w:spacing w:before="360"/>
      <w:jc w:val="left"/>
      <w:outlineLvl w:val="1"/>
    </w:pPr>
    <w:rPr>
      <w:b/>
      <w:iCs/>
      <w:sz w:val="28"/>
    </w:rPr>
  </w:style>
  <w:style w:type="paragraph" w:styleId="berschrift3">
    <w:name w:val="heading 3"/>
    <w:basedOn w:val="Standard"/>
    <w:next w:val="Standard"/>
    <w:qFormat/>
    <w:rsid w:val="00EE4E15"/>
    <w:pPr>
      <w:keepNext/>
      <w:numPr>
        <w:ilvl w:val="2"/>
        <w:numId w:val="3"/>
      </w:numPr>
      <w:tabs>
        <w:tab w:val="left" w:pos="851"/>
      </w:tabs>
      <w:spacing w:before="320" w:after="120"/>
      <w:jc w:val="left"/>
      <w:outlineLvl w:val="2"/>
    </w:pPr>
    <w:rPr>
      <w:b/>
      <w:sz w:val="24"/>
    </w:rPr>
  </w:style>
  <w:style w:type="paragraph" w:styleId="berschrift4">
    <w:name w:val="heading 4"/>
    <w:basedOn w:val="Standard"/>
    <w:next w:val="Standard"/>
    <w:qFormat/>
    <w:rsid w:val="00E2782D"/>
    <w:pPr>
      <w:keepNext/>
      <w:numPr>
        <w:ilvl w:val="3"/>
        <w:numId w:val="3"/>
      </w:numPr>
      <w:spacing w:before="320" w:after="120"/>
      <w:outlineLvl w:val="3"/>
    </w:pPr>
    <w:rPr>
      <w:sz w:val="24"/>
    </w:rPr>
  </w:style>
  <w:style w:type="paragraph" w:styleId="berschrift5">
    <w:name w:val="heading 5"/>
    <w:basedOn w:val="Standard"/>
    <w:next w:val="Standard"/>
    <w:qFormat/>
    <w:rsid w:val="00E2782D"/>
    <w:pPr>
      <w:numPr>
        <w:ilvl w:val="4"/>
        <w:numId w:val="3"/>
      </w:numPr>
      <w:spacing w:before="320" w:after="120"/>
      <w:outlineLvl w:val="4"/>
    </w:pPr>
  </w:style>
  <w:style w:type="paragraph" w:styleId="berschrift6">
    <w:name w:val="heading 6"/>
    <w:basedOn w:val="Standard"/>
    <w:next w:val="Standard"/>
    <w:qFormat/>
    <w:pPr>
      <w:numPr>
        <w:ilvl w:val="5"/>
        <w:numId w:val="3"/>
      </w:numPr>
      <w:spacing w:before="240" w:after="60"/>
      <w:outlineLvl w:val="5"/>
    </w:pPr>
    <w:rPr>
      <w:i/>
    </w:rPr>
  </w:style>
  <w:style w:type="paragraph" w:styleId="berschrift7">
    <w:name w:val="heading 7"/>
    <w:basedOn w:val="Standard"/>
    <w:next w:val="Standard"/>
    <w:qFormat/>
    <w:pPr>
      <w:numPr>
        <w:ilvl w:val="6"/>
        <w:numId w:val="3"/>
      </w:numPr>
      <w:spacing w:before="240" w:after="60"/>
      <w:outlineLvl w:val="6"/>
    </w:pPr>
    <w:rPr>
      <w:sz w:val="20"/>
    </w:rPr>
  </w:style>
  <w:style w:type="paragraph" w:styleId="berschrift8">
    <w:name w:val="heading 8"/>
    <w:basedOn w:val="Standard"/>
    <w:next w:val="Standard"/>
    <w:qFormat/>
    <w:pPr>
      <w:numPr>
        <w:ilvl w:val="7"/>
        <w:numId w:val="3"/>
      </w:numPr>
      <w:spacing w:before="240" w:after="60"/>
      <w:outlineLvl w:val="7"/>
    </w:pPr>
    <w:rPr>
      <w:i/>
      <w:sz w:val="20"/>
    </w:rPr>
  </w:style>
  <w:style w:type="paragraph" w:styleId="berschrift9">
    <w:name w:val="heading 9"/>
    <w:basedOn w:val="Standard"/>
    <w:next w:val="Standard"/>
    <w:qFormat/>
    <w:pPr>
      <w:numPr>
        <w:ilvl w:val="8"/>
        <w:numId w:val="3"/>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link w:val="KopfzeileZchn"/>
    <w:uiPriority w:val="99"/>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uiPriority w:val="35"/>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694A93"/>
    <w:pPr>
      <w:tabs>
        <w:tab w:val="left" w:pos="480"/>
        <w:tab w:val="right" w:leader="dot" w:pos="9062"/>
      </w:tabs>
      <w:spacing w:after="0"/>
    </w:pPr>
    <w:rPr>
      <w:b/>
    </w:rPr>
  </w:style>
  <w:style w:type="paragraph" w:styleId="Verzeichnis2">
    <w:name w:val="toc 2"/>
    <w:basedOn w:val="Standard"/>
    <w:next w:val="Standard"/>
    <w:autoRedefine/>
    <w:uiPriority w:val="39"/>
    <w:rsid w:val="0042241B"/>
    <w:pPr>
      <w:tabs>
        <w:tab w:val="left" w:pos="960"/>
        <w:tab w:val="right" w:leader="dot" w:pos="9062"/>
      </w:tabs>
      <w:spacing w:after="0"/>
      <w:ind w:left="238"/>
    </w:pPr>
  </w:style>
  <w:style w:type="paragraph" w:styleId="Verzeichnis3">
    <w:name w:val="toc 3"/>
    <w:basedOn w:val="Standard"/>
    <w:next w:val="Standard"/>
    <w:autoRedefine/>
    <w:uiPriority w:val="39"/>
    <w:rsid w:val="0042241B"/>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Bild">
    <w:name w:val="Bild"/>
    <w:basedOn w:val="Standard"/>
    <w:pPr>
      <w:jc w:val="left"/>
    </w:pPr>
  </w:style>
  <w:style w:type="paragraph" w:styleId="Abbildungsverzeichnis">
    <w:name w:val="table of figures"/>
    <w:basedOn w:val="Standard"/>
    <w:next w:val="Standard"/>
    <w:uiPriority w:val="99"/>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2"/>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rPr>
  </w:style>
  <w:style w:type="character" w:styleId="Hyper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rPr>
  </w:style>
  <w:style w:type="table" w:customStyle="1" w:styleId="Tabellengitternetz">
    <w:name w:val="Tabellengitternetz"/>
    <w:basedOn w:val="NormaleTabelle"/>
    <w:rsid w:val="002B1B35"/>
    <w:pPr>
      <w:spacing w:before="120" w:line="312"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rPr>
  </w:style>
  <w:style w:type="character" w:styleId="Kommentarzeichen">
    <w:name w:val="annotation reference"/>
    <w:uiPriority w:val="99"/>
    <w:semiHidden/>
    <w:rsid w:val="00AF6BF5"/>
    <w:rPr>
      <w:sz w:val="16"/>
      <w:szCs w:val="16"/>
    </w:rPr>
  </w:style>
  <w:style w:type="paragraph" w:styleId="Kommentartext">
    <w:name w:val="annotation text"/>
    <w:basedOn w:val="Standard"/>
    <w:link w:val="KommentartextZchn"/>
    <w:uiPriority w:val="99"/>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paragraph" w:customStyle="1" w:styleId="Anhangsgliederung">
    <w:name w:val="Anhangsgliederung"/>
    <w:rsid w:val="00D81EC3"/>
    <w:pPr>
      <w:numPr>
        <w:ilvl w:val="1"/>
        <w:numId w:val="5"/>
      </w:numPr>
      <w:spacing w:before="360" w:after="160" w:line="312" w:lineRule="auto"/>
      <w:ind w:left="431" w:hanging="431"/>
    </w:pPr>
    <w:rPr>
      <w:rFonts w:ascii="Arial" w:hAnsi="Arial" w:cs="Arial"/>
      <w:b/>
      <w:sz w:val="28"/>
      <w:lang w:val="en-US"/>
    </w:rPr>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customStyle="1" w:styleId="KopfzeileZchn">
    <w:name w:val="Kopfzeile Zchn"/>
    <w:link w:val="Kopfzeile"/>
    <w:uiPriority w:val="99"/>
    <w:rsid w:val="008B253F"/>
    <w:rPr>
      <w:rFonts w:ascii="Arial" w:hAnsi="Arial" w:cs="Arial"/>
      <w:sz w:val="22"/>
    </w:rPr>
  </w:style>
  <w:style w:type="character" w:styleId="BesuchterLink">
    <w:name w:val="FollowedHyperlink"/>
    <w:rsid w:val="00403FFC"/>
    <w:rPr>
      <w:color w:val="800080"/>
      <w:u w:val="single"/>
    </w:rPr>
  </w:style>
  <w:style w:type="paragraph" w:styleId="Textkrper">
    <w:name w:val="Body Text"/>
    <w:basedOn w:val="Standard"/>
    <w:link w:val="TextkrperZchn"/>
    <w:uiPriority w:val="1"/>
    <w:qFormat/>
    <w:rsid w:val="009D1E5C"/>
    <w:pPr>
      <w:widowControl w:val="0"/>
      <w:autoSpaceDE w:val="0"/>
      <w:autoSpaceDN w:val="0"/>
      <w:spacing w:before="0" w:after="0" w:line="240" w:lineRule="auto"/>
      <w:jc w:val="left"/>
    </w:pPr>
    <w:rPr>
      <w:rFonts w:ascii="Calibri" w:eastAsia="Calibri" w:hAnsi="Calibri" w:cs="Calibri"/>
      <w:szCs w:val="22"/>
      <w:lang w:val="en-US" w:eastAsia="en-US"/>
    </w:rPr>
  </w:style>
  <w:style w:type="character" w:customStyle="1" w:styleId="TextkrperZchn">
    <w:name w:val="Textkörper Zchn"/>
    <w:basedOn w:val="Absatz-Standardschriftart"/>
    <w:link w:val="Textkrper"/>
    <w:uiPriority w:val="1"/>
    <w:rsid w:val="009D1E5C"/>
    <w:rPr>
      <w:rFonts w:ascii="Calibri" w:eastAsia="Calibri" w:hAnsi="Calibri" w:cs="Calibri"/>
      <w:sz w:val="22"/>
      <w:szCs w:val="22"/>
      <w:lang w:val="en-US" w:eastAsia="en-US"/>
    </w:rPr>
  </w:style>
  <w:style w:type="paragraph" w:styleId="Listenabsatz">
    <w:name w:val="List Paragraph"/>
    <w:basedOn w:val="Standard"/>
    <w:uiPriority w:val="34"/>
    <w:qFormat/>
    <w:rsid w:val="00756620"/>
    <w:pPr>
      <w:ind w:left="720"/>
      <w:contextualSpacing/>
    </w:pPr>
  </w:style>
  <w:style w:type="paragraph" w:customStyle="1" w:styleId="CitaviBibliographyEntry">
    <w:name w:val="Citavi Bibliography Entry"/>
    <w:basedOn w:val="Standard"/>
    <w:link w:val="CitaviBibliographyEntryZchn"/>
    <w:uiPriority w:val="99"/>
    <w:rsid w:val="00464859"/>
    <w:pPr>
      <w:spacing w:after="120"/>
      <w:jc w:val="left"/>
    </w:pPr>
  </w:style>
  <w:style w:type="character" w:customStyle="1" w:styleId="CitaviBibliographyEntryZchn">
    <w:name w:val="Citavi Bibliography Entry Zchn"/>
    <w:basedOn w:val="Absatz-Standardschriftart"/>
    <w:link w:val="CitaviBibliographyEntry"/>
    <w:uiPriority w:val="99"/>
    <w:rsid w:val="00464859"/>
    <w:rPr>
      <w:rFonts w:ascii="Arial" w:eastAsia="SimSun" w:hAnsi="Arial" w:cs="Arial"/>
      <w:sz w:val="22"/>
    </w:rPr>
  </w:style>
  <w:style w:type="paragraph" w:customStyle="1" w:styleId="CitaviBibliographyHeading">
    <w:name w:val="Citavi Bibliography Heading"/>
    <w:basedOn w:val="berschrift1"/>
    <w:link w:val="CitaviBibliographyHeadingZchn"/>
    <w:uiPriority w:val="99"/>
    <w:rsid w:val="00464859"/>
    <w:pPr>
      <w:numPr>
        <w:numId w:val="1"/>
      </w:numPr>
    </w:pPr>
  </w:style>
  <w:style w:type="character" w:customStyle="1" w:styleId="CitaviBibliographyHeadingZchn">
    <w:name w:val="Citavi Bibliography Heading Zchn"/>
    <w:basedOn w:val="Absatz-Standardschriftart"/>
    <w:link w:val="CitaviBibliographyHeading"/>
    <w:uiPriority w:val="99"/>
    <w:rsid w:val="00464859"/>
    <w:rPr>
      <w:rFonts w:ascii="Arial" w:hAnsi="Arial" w:cs="Arial"/>
      <w:b/>
      <w:sz w:val="32"/>
    </w:rPr>
  </w:style>
  <w:style w:type="character" w:customStyle="1" w:styleId="KommentartextZchn">
    <w:name w:val="Kommentartext Zchn"/>
    <w:basedOn w:val="Absatz-Standardschriftart"/>
    <w:link w:val="Kommentartext"/>
    <w:uiPriority w:val="99"/>
    <w:rsid w:val="00464859"/>
    <w:rPr>
      <w:rFonts w:ascii="Arial" w:hAnsi="Arial" w:cs="Arial"/>
    </w:rPr>
  </w:style>
  <w:style w:type="table" w:styleId="Tabellenraster">
    <w:name w:val="Table Grid"/>
    <w:basedOn w:val="NormaleTabelle"/>
    <w:uiPriority w:val="39"/>
    <w:rsid w:val="00464859"/>
    <w:rPr>
      <w:rFonts w:asciiTheme="minorHAnsi" w:eastAsiaTheme="minorEastAsia" w:hAnsiTheme="minorHAnsi" w:cstheme="minorBid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5A2114"/>
    <w:rPr>
      <w:color w:val="808080"/>
    </w:rPr>
  </w:style>
  <w:style w:type="paragraph" w:customStyle="1" w:styleId="CitaviChapterBibliographyHeading">
    <w:name w:val="Citavi Chapter Bibliography Heading"/>
    <w:basedOn w:val="berschrift2"/>
    <w:link w:val="CitaviChapterBibliographyHeadingZchn"/>
    <w:uiPriority w:val="99"/>
    <w:rsid w:val="005A2114"/>
  </w:style>
  <w:style w:type="character" w:customStyle="1" w:styleId="CitaviChapterBibliographyHeadingZchn">
    <w:name w:val="Citavi Chapter Bibliography Heading Zchn"/>
    <w:basedOn w:val="Absatz-Standardschriftart"/>
    <w:link w:val="CitaviChapterBibliographyHeading"/>
    <w:uiPriority w:val="99"/>
    <w:rsid w:val="005A2114"/>
    <w:rPr>
      <w:rFonts w:ascii="Arial" w:hAnsi="Arial" w:cs="Arial"/>
      <w:b/>
      <w:iCs/>
      <w:sz w:val="28"/>
    </w:rPr>
  </w:style>
  <w:style w:type="paragraph" w:customStyle="1" w:styleId="CitaviBibliographySubheading1">
    <w:name w:val="Citavi Bibliography Subheading 1"/>
    <w:basedOn w:val="berschrift2"/>
    <w:link w:val="CitaviBibliographySubheading1Zchn"/>
    <w:uiPriority w:val="99"/>
    <w:rsid w:val="005A2114"/>
    <w:pPr>
      <w:spacing w:line="240" w:lineRule="auto"/>
      <w:outlineLvl w:val="9"/>
    </w:pPr>
    <w:rPr>
      <w:lang w:val="en-GB"/>
    </w:rPr>
  </w:style>
  <w:style w:type="character" w:customStyle="1" w:styleId="CitaviBibliographySubheading1Zchn">
    <w:name w:val="Citavi Bibliography Subheading 1 Zchn"/>
    <w:basedOn w:val="Absatz-Standardschriftart"/>
    <w:link w:val="CitaviBibliographySubheading1"/>
    <w:uiPriority w:val="99"/>
    <w:rsid w:val="005A2114"/>
    <w:rPr>
      <w:rFonts w:ascii="Arial" w:hAnsi="Arial" w:cs="Arial"/>
      <w:b/>
      <w:iCs/>
      <w:sz w:val="28"/>
      <w:lang w:val="en-GB"/>
    </w:rPr>
  </w:style>
  <w:style w:type="paragraph" w:customStyle="1" w:styleId="CitaviBibliographySubheading2">
    <w:name w:val="Citavi Bibliography Subheading 2"/>
    <w:basedOn w:val="berschrift3"/>
    <w:link w:val="CitaviBibliographySubheading2Zchn"/>
    <w:uiPriority w:val="99"/>
    <w:rsid w:val="005A2114"/>
    <w:pPr>
      <w:spacing w:line="240" w:lineRule="auto"/>
      <w:outlineLvl w:val="9"/>
    </w:pPr>
    <w:rPr>
      <w:lang w:val="en-GB"/>
    </w:rPr>
  </w:style>
  <w:style w:type="character" w:customStyle="1" w:styleId="CitaviBibliographySubheading2Zchn">
    <w:name w:val="Citavi Bibliography Subheading 2 Zchn"/>
    <w:basedOn w:val="Absatz-Standardschriftart"/>
    <w:link w:val="CitaviBibliographySubheading2"/>
    <w:uiPriority w:val="99"/>
    <w:rsid w:val="005A2114"/>
    <w:rPr>
      <w:rFonts w:ascii="Arial" w:hAnsi="Arial" w:cs="Arial"/>
      <w:b/>
      <w:sz w:val="24"/>
      <w:lang w:val="en-GB"/>
    </w:rPr>
  </w:style>
  <w:style w:type="paragraph" w:customStyle="1" w:styleId="CitaviBibliographySubheading3">
    <w:name w:val="Citavi Bibliography Subheading 3"/>
    <w:basedOn w:val="berschrift4"/>
    <w:link w:val="CitaviBibliographySubheading3Zchn"/>
    <w:uiPriority w:val="99"/>
    <w:rsid w:val="005A2114"/>
    <w:pPr>
      <w:spacing w:line="240" w:lineRule="auto"/>
      <w:outlineLvl w:val="9"/>
    </w:pPr>
    <w:rPr>
      <w:lang w:val="en-GB"/>
    </w:rPr>
  </w:style>
  <w:style w:type="character" w:customStyle="1" w:styleId="CitaviBibliographySubheading3Zchn">
    <w:name w:val="Citavi Bibliography Subheading 3 Zchn"/>
    <w:basedOn w:val="Absatz-Standardschriftart"/>
    <w:link w:val="CitaviBibliographySubheading3"/>
    <w:uiPriority w:val="99"/>
    <w:rsid w:val="005A2114"/>
    <w:rPr>
      <w:rFonts w:ascii="Arial" w:hAnsi="Arial" w:cs="Arial"/>
      <w:sz w:val="24"/>
      <w:lang w:val="en-GB"/>
    </w:rPr>
  </w:style>
  <w:style w:type="paragraph" w:customStyle="1" w:styleId="CitaviBibliographySubheading4">
    <w:name w:val="Citavi Bibliography Subheading 4"/>
    <w:basedOn w:val="berschrift5"/>
    <w:link w:val="CitaviBibliographySubheading4Zchn"/>
    <w:uiPriority w:val="99"/>
    <w:rsid w:val="005A2114"/>
    <w:pPr>
      <w:spacing w:line="240" w:lineRule="auto"/>
      <w:outlineLvl w:val="9"/>
    </w:pPr>
    <w:rPr>
      <w:lang w:val="en-GB"/>
    </w:rPr>
  </w:style>
  <w:style w:type="character" w:customStyle="1" w:styleId="CitaviBibliographySubheading4Zchn">
    <w:name w:val="Citavi Bibliography Subheading 4 Zchn"/>
    <w:basedOn w:val="Absatz-Standardschriftart"/>
    <w:link w:val="CitaviBibliographySubheading4"/>
    <w:uiPriority w:val="99"/>
    <w:rsid w:val="005A2114"/>
    <w:rPr>
      <w:rFonts w:ascii="Arial" w:hAnsi="Arial" w:cs="Arial"/>
      <w:sz w:val="22"/>
      <w:lang w:val="en-GB"/>
    </w:rPr>
  </w:style>
  <w:style w:type="paragraph" w:customStyle="1" w:styleId="CitaviBibliographySubheading5">
    <w:name w:val="Citavi Bibliography Subheading 5"/>
    <w:basedOn w:val="berschrift6"/>
    <w:link w:val="CitaviBibliographySubheading5Zchn"/>
    <w:uiPriority w:val="99"/>
    <w:rsid w:val="005A2114"/>
    <w:pPr>
      <w:spacing w:line="240" w:lineRule="auto"/>
      <w:outlineLvl w:val="9"/>
    </w:pPr>
    <w:rPr>
      <w:lang w:val="en-GB"/>
    </w:rPr>
  </w:style>
  <w:style w:type="character" w:customStyle="1" w:styleId="CitaviBibliographySubheading5Zchn">
    <w:name w:val="Citavi Bibliography Subheading 5 Zchn"/>
    <w:basedOn w:val="Absatz-Standardschriftart"/>
    <w:link w:val="CitaviBibliographySubheading5"/>
    <w:uiPriority w:val="99"/>
    <w:rsid w:val="005A2114"/>
    <w:rPr>
      <w:rFonts w:ascii="Arial" w:hAnsi="Arial" w:cs="Arial"/>
      <w:i/>
      <w:sz w:val="22"/>
      <w:lang w:val="en-GB"/>
    </w:rPr>
  </w:style>
  <w:style w:type="paragraph" w:customStyle="1" w:styleId="CitaviBibliographySubheading6">
    <w:name w:val="Citavi Bibliography Subheading 6"/>
    <w:basedOn w:val="berschrift7"/>
    <w:link w:val="CitaviBibliographySubheading6Zchn"/>
    <w:uiPriority w:val="99"/>
    <w:rsid w:val="005A2114"/>
    <w:pPr>
      <w:spacing w:line="240" w:lineRule="auto"/>
      <w:outlineLvl w:val="9"/>
    </w:pPr>
    <w:rPr>
      <w:lang w:val="en-GB"/>
    </w:rPr>
  </w:style>
  <w:style w:type="character" w:customStyle="1" w:styleId="CitaviBibliographySubheading6Zchn">
    <w:name w:val="Citavi Bibliography Subheading 6 Zchn"/>
    <w:basedOn w:val="Absatz-Standardschriftart"/>
    <w:link w:val="CitaviBibliographySubheading6"/>
    <w:uiPriority w:val="99"/>
    <w:rsid w:val="005A2114"/>
    <w:rPr>
      <w:rFonts w:ascii="Arial" w:hAnsi="Arial" w:cs="Arial"/>
      <w:lang w:val="en-GB"/>
    </w:rPr>
  </w:style>
  <w:style w:type="paragraph" w:customStyle="1" w:styleId="CitaviBibliographySubheading7">
    <w:name w:val="Citavi Bibliography Subheading 7"/>
    <w:basedOn w:val="berschrift8"/>
    <w:link w:val="CitaviBibliographySubheading7Zchn"/>
    <w:uiPriority w:val="99"/>
    <w:rsid w:val="005A2114"/>
    <w:pPr>
      <w:spacing w:line="240" w:lineRule="auto"/>
      <w:outlineLvl w:val="9"/>
    </w:pPr>
    <w:rPr>
      <w:lang w:val="en-GB"/>
    </w:rPr>
  </w:style>
  <w:style w:type="character" w:customStyle="1" w:styleId="CitaviBibliographySubheading7Zchn">
    <w:name w:val="Citavi Bibliography Subheading 7 Zchn"/>
    <w:basedOn w:val="Absatz-Standardschriftart"/>
    <w:link w:val="CitaviBibliographySubheading7"/>
    <w:uiPriority w:val="99"/>
    <w:rsid w:val="005A2114"/>
    <w:rPr>
      <w:rFonts w:ascii="Arial" w:hAnsi="Arial" w:cs="Arial"/>
      <w:i/>
      <w:lang w:val="en-GB"/>
    </w:rPr>
  </w:style>
  <w:style w:type="paragraph" w:customStyle="1" w:styleId="CitaviBibliographySubheading8">
    <w:name w:val="Citavi Bibliography Subheading 8"/>
    <w:basedOn w:val="berschrift9"/>
    <w:link w:val="CitaviBibliographySubheading8Zchn"/>
    <w:uiPriority w:val="99"/>
    <w:rsid w:val="005A2114"/>
    <w:pPr>
      <w:spacing w:line="240" w:lineRule="auto"/>
      <w:outlineLvl w:val="9"/>
    </w:pPr>
    <w:rPr>
      <w:lang w:val="en-GB"/>
    </w:rPr>
  </w:style>
  <w:style w:type="character" w:customStyle="1" w:styleId="CitaviBibliographySubheading8Zchn">
    <w:name w:val="Citavi Bibliography Subheading 8 Zchn"/>
    <w:basedOn w:val="Absatz-Standardschriftart"/>
    <w:link w:val="CitaviBibliographySubheading8"/>
    <w:uiPriority w:val="99"/>
    <w:rsid w:val="005A2114"/>
    <w:rPr>
      <w:rFonts w:ascii="Arial" w:hAnsi="Arial" w:cs="Arial"/>
      <w:b/>
      <w:i/>
      <w:sz w:val="18"/>
      <w:lang w:val="en-GB"/>
    </w:rPr>
  </w:style>
  <w:style w:type="paragraph" w:styleId="Inhaltsverzeichnisberschrift">
    <w:name w:val="TOC Heading"/>
    <w:basedOn w:val="berschrift1"/>
    <w:next w:val="Standard"/>
    <w:uiPriority w:val="39"/>
    <w:semiHidden/>
    <w:unhideWhenUsed/>
    <w:qFormat/>
    <w:rsid w:val="00CD5F36"/>
    <w:pPr>
      <w:keepLines/>
      <w:pageBreakBefore w:val="0"/>
      <w:numPr>
        <w:numId w:val="0"/>
      </w:numPr>
      <w:spacing w:before="240" w:after="0"/>
      <w:jc w:val="both"/>
      <w:outlineLvl w:val="9"/>
    </w:pPr>
    <w:rPr>
      <w:rFonts w:asciiTheme="majorHAnsi" w:eastAsiaTheme="majorEastAsia" w:hAnsiTheme="majorHAnsi" w:cstheme="majorBidi"/>
      <w:b w:val="0"/>
      <w:color w:val="365F91" w:themeColor="accent1" w:themeShade="BF"/>
      <w:szCs w:val="32"/>
    </w:rPr>
  </w:style>
  <w:style w:type="paragraph" w:styleId="Literaturverzeichnis">
    <w:name w:val="Bibliography"/>
    <w:basedOn w:val="Standard"/>
    <w:next w:val="Standard"/>
    <w:uiPriority w:val="37"/>
    <w:semiHidden/>
    <w:unhideWhenUsed/>
    <w:rsid w:val="00CD5F36"/>
  </w:style>
  <w:style w:type="character" w:styleId="Buchtitel">
    <w:name w:val="Book Title"/>
    <w:basedOn w:val="Absatz-Standardschriftart"/>
    <w:uiPriority w:val="33"/>
    <w:qFormat/>
    <w:rsid w:val="00CD5F36"/>
    <w:rPr>
      <w:b/>
      <w:bCs/>
      <w:i/>
      <w:iCs/>
      <w:spacing w:val="5"/>
    </w:rPr>
  </w:style>
  <w:style w:type="character" w:styleId="IntensiverVerweis">
    <w:name w:val="Intense Reference"/>
    <w:basedOn w:val="Absatz-Standardschriftart"/>
    <w:uiPriority w:val="32"/>
    <w:qFormat/>
    <w:rsid w:val="00CD5F36"/>
    <w:rPr>
      <w:b/>
      <w:bCs/>
      <w:smallCaps/>
      <w:color w:val="4F81BD" w:themeColor="accent1"/>
      <w:spacing w:val="5"/>
    </w:rPr>
  </w:style>
  <w:style w:type="character" w:styleId="SchwacherVerweis">
    <w:name w:val="Subtle Reference"/>
    <w:basedOn w:val="Absatz-Standardschriftart"/>
    <w:uiPriority w:val="31"/>
    <w:qFormat/>
    <w:rsid w:val="00CD5F36"/>
    <w:rPr>
      <w:smallCaps/>
      <w:color w:val="5A5A5A" w:themeColor="text1" w:themeTint="A5"/>
    </w:rPr>
  </w:style>
  <w:style w:type="character" w:styleId="IntensiveHervorhebung">
    <w:name w:val="Intense Emphasis"/>
    <w:basedOn w:val="Absatz-Standardschriftart"/>
    <w:uiPriority w:val="21"/>
    <w:qFormat/>
    <w:rsid w:val="00CD5F36"/>
    <w:rPr>
      <w:i/>
      <w:iCs/>
      <w:color w:val="4F81BD" w:themeColor="accent1"/>
    </w:rPr>
  </w:style>
  <w:style w:type="character" w:styleId="SchwacheHervorhebung">
    <w:name w:val="Subtle Emphasis"/>
    <w:basedOn w:val="Absatz-Standardschriftart"/>
    <w:uiPriority w:val="19"/>
    <w:qFormat/>
    <w:rsid w:val="00CD5F36"/>
    <w:rPr>
      <w:i/>
      <w:iCs/>
      <w:color w:val="404040" w:themeColor="text1" w:themeTint="BF"/>
    </w:rPr>
  </w:style>
  <w:style w:type="paragraph" w:styleId="IntensivesZitat">
    <w:name w:val="Intense Quote"/>
    <w:basedOn w:val="Standard"/>
    <w:next w:val="Standard"/>
    <w:link w:val="IntensivesZitatZchn"/>
    <w:uiPriority w:val="30"/>
    <w:qFormat/>
    <w:rsid w:val="00CD5F3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CD5F36"/>
    <w:rPr>
      <w:rFonts w:ascii="Arial" w:hAnsi="Arial" w:cs="Arial"/>
      <w:i/>
      <w:iCs/>
      <w:color w:val="4F81BD" w:themeColor="accent1"/>
      <w:sz w:val="22"/>
    </w:rPr>
  </w:style>
  <w:style w:type="paragraph" w:styleId="Zitat">
    <w:name w:val="Quote"/>
    <w:basedOn w:val="Standard"/>
    <w:next w:val="Standard"/>
    <w:link w:val="ZitatZchn"/>
    <w:uiPriority w:val="29"/>
    <w:qFormat/>
    <w:rsid w:val="00CD5F3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CD5F36"/>
    <w:rPr>
      <w:rFonts w:ascii="Arial" w:hAnsi="Arial" w:cs="Arial"/>
      <w:i/>
      <w:iCs/>
      <w:color w:val="404040" w:themeColor="text1" w:themeTint="BF"/>
      <w:sz w:val="22"/>
    </w:rPr>
  </w:style>
  <w:style w:type="table" w:styleId="MittlereListe1-Akzent1">
    <w:name w:val="Medium List 1 Accent 1"/>
    <w:basedOn w:val="NormaleTabelle"/>
    <w:uiPriority w:val="65"/>
    <w:semiHidden/>
    <w:unhideWhenUsed/>
    <w:rsid w:val="00CD5F36"/>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CD5F3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CD5F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CD5F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CD5F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CD5F3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CD5F36"/>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CD5F36"/>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CD5F36"/>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CD5F36"/>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CD5F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CD5F3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CD5F3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CD5F3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CD5F3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CD5F3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CD5F3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CD5F3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CD5F3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CD5F3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CD5F36"/>
    <w:pPr>
      <w:jc w:val="both"/>
    </w:pPr>
    <w:rPr>
      <w:rFonts w:ascii="Arial" w:hAnsi="Arial" w:cs="Arial"/>
      <w:sz w:val="22"/>
    </w:rPr>
  </w:style>
  <w:style w:type="character" w:styleId="HTMLVariable">
    <w:name w:val="HTML Variable"/>
    <w:basedOn w:val="Absatz-Standardschriftart"/>
    <w:semiHidden/>
    <w:unhideWhenUsed/>
    <w:rsid w:val="00CD5F36"/>
    <w:rPr>
      <w:i/>
      <w:iCs/>
    </w:rPr>
  </w:style>
  <w:style w:type="character" w:styleId="HTMLSchreibmaschine">
    <w:name w:val="HTML Typewriter"/>
    <w:basedOn w:val="Absatz-Standardschriftart"/>
    <w:semiHidden/>
    <w:unhideWhenUsed/>
    <w:rsid w:val="00CD5F36"/>
    <w:rPr>
      <w:rFonts w:ascii="Consolas" w:hAnsi="Consolas"/>
      <w:sz w:val="20"/>
      <w:szCs w:val="20"/>
    </w:rPr>
  </w:style>
  <w:style w:type="character" w:styleId="HTMLBeispiel">
    <w:name w:val="HTML Sample"/>
    <w:basedOn w:val="Absatz-Standardschriftart"/>
    <w:semiHidden/>
    <w:unhideWhenUsed/>
    <w:rsid w:val="00CD5F36"/>
    <w:rPr>
      <w:rFonts w:ascii="Consolas" w:hAnsi="Consolas"/>
      <w:sz w:val="24"/>
      <w:szCs w:val="24"/>
    </w:rPr>
  </w:style>
  <w:style w:type="paragraph" w:styleId="HTMLVorformatiert">
    <w:name w:val="HTML Preformatted"/>
    <w:basedOn w:val="Standard"/>
    <w:link w:val="HTMLVorformatiertZchn"/>
    <w:semiHidden/>
    <w:unhideWhenUsed/>
    <w:rsid w:val="00CD5F36"/>
    <w:pPr>
      <w:spacing w:before="0" w:after="0" w:line="240" w:lineRule="auto"/>
    </w:pPr>
    <w:rPr>
      <w:rFonts w:ascii="Consolas" w:hAnsi="Consolas"/>
      <w:sz w:val="20"/>
    </w:rPr>
  </w:style>
  <w:style w:type="character" w:customStyle="1" w:styleId="HTMLVorformatiertZchn">
    <w:name w:val="HTML Vorformatiert Zchn"/>
    <w:basedOn w:val="Absatz-Standardschriftart"/>
    <w:link w:val="HTMLVorformatiert"/>
    <w:semiHidden/>
    <w:rsid w:val="00CD5F36"/>
    <w:rPr>
      <w:rFonts w:ascii="Consolas" w:hAnsi="Consolas" w:cs="Arial"/>
    </w:rPr>
  </w:style>
  <w:style w:type="character" w:styleId="HTMLTastatur">
    <w:name w:val="HTML Keyboard"/>
    <w:basedOn w:val="Absatz-Standardschriftart"/>
    <w:semiHidden/>
    <w:unhideWhenUsed/>
    <w:rsid w:val="00CD5F36"/>
    <w:rPr>
      <w:rFonts w:ascii="Consolas" w:hAnsi="Consolas"/>
      <w:sz w:val="20"/>
      <w:szCs w:val="20"/>
    </w:rPr>
  </w:style>
  <w:style w:type="character" w:styleId="HTMLDefinition">
    <w:name w:val="HTML Definition"/>
    <w:basedOn w:val="Absatz-Standardschriftart"/>
    <w:semiHidden/>
    <w:unhideWhenUsed/>
    <w:rsid w:val="00CD5F36"/>
    <w:rPr>
      <w:i/>
      <w:iCs/>
    </w:rPr>
  </w:style>
  <w:style w:type="character" w:styleId="HTMLCode">
    <w:name w:val="HTML Code"/>
    <w:basedOn w:val="Absatz-Standardschriftart"/>
    <w:semiHidden/>
    <w:unhideWhenUsed/>
    <w:rsid w:val="00CD5F36"/>
    <w:rPr>
      <w:rFonts w:ascii="Consolas" w:hAnsi="Consolas"/>
      <w:sz w:val="20"/>
      <w:szCs w:val="20"/>
    </w:rPr>
  </w:style>
  <w:style w:type="character" w:styleId="HTMLZitat">
    <w:name w:val="HTML Cite"/>
    <w:basedOn w:val="Absatz-Standardschriftart"/>
    <w:semiHidden/>
    <w:unhideWhenUsed/>
    <w:rsid w:val="00CD5F36"/>
    <w:rPr>
      <w:i/>
      <w:iCs/>
    </w:rPr>
  </w:style>
  <w:style w:type="paragraph" w:styleId="HTMLAdresse">
    <w:name w:val="HTML Address"/>
    <w:basedOn w:val="Standard"/>
    <w:link w:val="HTMLAdresseZchn"/>
    <w:semiHidden/>
    <w:unhideWhenUsed/>
    <w:rsid w:val="00CD5F36"/>
    <w:pPr>
      <w:spacing w:before="0" w:after="0" w:line="240" w:lineRule="auto"/>
    </w:pPr>
    <w:rPr>
      <w:i/>
      <w:iCs/>
    </w:rPr>
  </w:style>
  <w:style w:type="character" w:customStyle="1" w:styleId="HTMLAdresseZchn">
    <w:name w:val="HTML Adresse Zchn"/>
    <w:basedOn w:val="Absatz-Standardschriftart"/>
    <w:link w:val="HTMLAdresse"/>
    <w:semiHidden/>
    <w:rsid w:val="00CD5F36"/>
    <w:rPr>
      <w:rFonts w:ascii="Arial" w:hAnsi="Arial" w:cs="Arial"/>
      <w:i/>
      <w:iCs/>
      <w:sz w:val="22"/>
    </w:rPr>
  </w:style>
  <w:style w:type="character" w:styleId="HTMLAkronym">
    <w:name w:val="HTML Acronym"/>
    <w:basedOn w:val="Absatz-Standardschriftart"/>
    <w:semiHidden/>
    <w:unhideWhenUsed/>
    <w:rsid w:val="00CD5F36"/>
  </w:style>
  <w:style w:type="paragraph" w:styleId="StandardWeb">
    <w:name w:val="Normal (Web)"/>
    <w:basedOn w:val="Standard"/>
    <w:semiHidden/>
    <w:unhideWhenUsed/>
    <w:rsid w:val="00CD5F36"/>
    <w:rPr>
      <w:rFonts w:ascii="Times New Roman" w:hAnsi="Times New Roman" w:cs="Times New Roman"/>
      <w:sz w:val="24"/>
      <w:szCs w:val="24"/>
    </w:rPr>
  </w:style>
  <w:style w:type="paragraph" w:styleId="NurText">
    <w:name w:val="Plain Text"/>
    <w:basedOn w:val="Standard"/>
    <w:link w:val="NurTextZchn"/>
    <w:semiHidden/>
    <w:unhideWhenUsed/>
    <w:rsid w:val="00CD5F36"/>
    <w:pPr>
      <w:spacing w:before="0" w:after="0" w:line="240" w:lineRule="auto"/>
    </w:pPr>
    <w:rPr>
      <w:rFonts w:ascii="Consolas" w:hAnsi="Consolas"/>
      <w:sz w:val="21"/>
      <w:szCs w:val="21"/>
    </w:rPr>
  </w:style>
  <w:style w:type="character" w:customStyle="1" w:styleId="NurTextZchn">
    <w:name w:val="Nur Text Zchn"/>
    <w:basedOn w:val="Absatz-Standardschriftart"/>
    <w:link w:val="NurText"/>
    <w:semiHidden/>
    <w:rsid w:val="00CD5F36"/>
    <w:rPr>
      <w:rFonts w:ascii="Consolas" w:hAnsi="Consolas" w:cs="Arial"/>
      <w:sz w:val="21"/>
      <w:szCs w:val="21"/>
    </w:rPr>
  </w:style>
  <w:style w:type="character" w:styleId="Hervorhebung">
    <w:name w:val="Emphasis"/>
    <w:basedOn w:val="Absatz-Standardschriftart"/>
    <w:qFormat/>
    <w:rsid w:val="00CD5F36"/>
    <w:rPr>
      <w:i/>
      <w:iCs/>
    </w:rPr>
  </w:style>
  <w:style w:type="character" w:styleId="Fett">
    <w:name w:val="Strong"/>
    <w:basedOn w:val="Absatz-Standardschriftart"/>
    <w:qFormat/>
    <w:rsid w:val="00CD5F36"/>
    <w:rPr>
      <w:b/>
      <w:bCs/>
    </w:rPr>
  </w:style>
  <w:style w:type="paragraph" w:styleId="Blocktext">
    <w:name w:val="Block Text"/>
    <w:basedOn w:val="Standard"/>
    <w:semiHidden/>
    <w:unhideWhenUsed/>
    <w:rsid w:val="00CD5F3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semiHidden/>
    <w:unhideWhenUsed/>
    <w:rsid w:val="00CD5F36"/>
    <w:pPr>
      <w:spacing w:after="120"/>
      <w:ind w:left="283"/>
    </w:pPr>
    <w:rPr>
      <w:sz w:val="16"/>
      <w:szCs w:val="16"/>
    </w:rPr>
  </w:style>
  <w:style w:type="character" w:customStyle="1" w:styleId="Textkrper-Einzug3Zchn">
    <w:name w:val="Textkörper-Einzug 3 Zchn"/>
    <w:basedOn w:val="Absatz-Standardschriftart"/>
    <w:link w:val="Textkrper-Einzug3"/>
    <w:semiHidden/>
    <w:rsid w:val="00CD5F36"/>
    <w:rPr>
      <w:rFonts w:ascii="Arial" w:hAnsi="Arial" w:cs="Arial"/>
      <w:sz w:val="16"/>
      <w:szCs w:val="16"/>
    </w:rPr>
  </w:style>
  <w:style w:type="paragraph" w:styleId="Textkrper-Einzug2">
    <w:name w:val="Body Text Indent 2"/>
    <w:basedOn w:val="Standard"/>
    <w:link w:val="Textkrper-Einzug2Zchn"/>
    <w:semiHidden/>
    <w:unhideWhenUsed/>
    <w:rsid w:val="00CD5F36"/>
    <w:pPr>
      <w:spacing w:after="120" w:line="480" w:lineRule="auto"/>
      <w:ind w:left="283"/>
    </w:pPr>
  </w:style>
  <w:style w:type="character" w:customStyle="1" w:styleId="Textkrper-Einzug2Zchn">
    <w:name w:val="Textkörper-Einzug 2 Zchn"/>
    <w:basedOn w:val="Absatz-Standardschriftart"/>
    <w:link w:val="Textkrper-Einzug2"/>
    <w:semiHidden/>
    <w:rsid w:val="00CD5F36"/>
    <w:rPr>
      <w:rFonts w:ascii="Arial" w:hAnsi="Arial" w:cs="Arial"/>
      <w:sz w:val="22"/>
    </w:rPr>
  </w:style>
  <w:style w:type="paragraph" w:styleId="Textkrper3">
    <w:name w:val="Body Text 3"/>
    <w:basedOn w:val="Standard"/>
    <w:link w:val="Textkrper3Zchn"/>
    <w:semiHidden/>
    <w:unhideWhenUsed/>
    <w:rsid w:val="00CD5F36"/>
    <w:pPr>
      <w:spacing w:after="120"/>
    </w:pPr>
    <w:rPr>
      <w:sz w:val="16"/>
      <w:szCs w:val="16"/>
    </w:rPr>
  </w:style>
  <w:style w:type="character" w:customStyle="1" w:styleId="Textkrper3Zchn">
    <w:name w:val="Textkörper 3 Zchn"/>
    <w:basedOn w:val="Absatz-Standardschriftart"/>
    <w:link w:val="Textkrper3"/>
    <w:semiHidden/>
    <w:rsid w:val="00CD5F36"/>
    <w:rPr>
      <w:rFonts w:ascii="Arial" w:hAnsi="Arial" w:cs="Arial"/>
      <w:sz w:val="16"/>
      <w:szCs w:val="16"/>
    </w:rPr>
  </w:style>
  <w:style w:type="paragraph" w:styleId="Textkrper2">
    <w:name w:val="Body Text 2"/>
    <w:basedOn w:val="Standard"/>
    <w:link w:val="Textkrper2Zchn"/>
    <w:semiHidden/>
    <w:unhideWhenUsed/>
    <w:rsid w:val="00CD5F36"/>
    <w:pPr>
      <w:spacing w:after="120" w:line="480" w:lineRule="auto"/>
    </w:pPr>
  </w:style>
  <w:style w:type="character" w:customStyle="1" w:styleId="Textkrper2Zchn">
    <w:name w:val="Textkörper 2 Zchn"/>
    <w:basedOn w:val="Absatz-Standardschriftart"/>
    <w:link w:val="Textkrper2"/>
    <w:semiHidden/>
    <w:rsid w:val="00CD5F36"/>
    <w:rPr>
      <w:rFonts w:ascii="Arial" w:hAnsi="Arial" w:cs="Arial"/>
      <w:sz w:val="22"/>
    </w:rPr>
  </w:style>
  <w:style w:type="paragraph" w:styleId="Fu-Endnotenberschrift">
    <w:name w:val="Note Heading"/>
    <w:basedOn w:val="Standard"/>
    <w:next w:val="Standard"/>
    <w:link w:val="Fu-EndnotenberschriftZchn"/>
    <w:semiHidden/>
    <w:unhideWhenUsed/>
    <w:rsid w:val="00CD5F36"/>
    <w:pPr>
      <w:spacing w:before="0" w:after="0" w:line="240" w:lineRule="auto"/>
    </w:pPr>
  </w:style>
  <w:style w:type="character" w:customStyle="1" w:styleId="Fu-EndnotenberschriftZchn">
    <w:name w:val="Fuß/-Endnotenüberschrift Zchn"/>
    <w:basedOn w:val="Absatz-Standardschriftart"/>
    <w:link w:val="Fu-Endnotenberschrift"/>
    <w:semiHidden/>
    <w:rsid w:val="00CD5F36"/>
    <w:rPr>
      <w:rFonts w:ascii="Arial" w:hAnsi="Arial" w:cs="Arial"/>
      <w:sz w:val="22"/>
    </w:rPr>
  </w:style>
  <w:style w:type="paragraph" w:styleId="Textkrper-Zeileneinzug">
    <w:name w:val="Body Text Indent"/>
    <w:basedOn w:val="Standard"/>
    <w:link w:val="Textkrper-ZeileneinzugZchn"/>
    <w:semiHidden/>
    <w:unhideWhenUsed/>
    <w:rsid w:val="00CD5F36"/>
    <w:pPr>
      <w:spacing w:after="120"/>
      <w:ind w:left="283"/>
    </w:pPr>
  </w:style>
  <w:style w:type="character" w:customStyle="1" w:styleId="Textkrper-ZeileneinzugZchn">
    <w:name w:val="Textkörper-Zeileneinzug Zchn"/>
    <w:basedOn w:val="Absatz-Standardschriftart"/>
    <w:link w:val="Textkrper-Zeileneinzug"/>
    <w:semiHidden/>
    <w:rsid w:val="00CD5F36"/>
    <w:rPr>
      <w:rFonts w:ascii="Arial" w:hAnsi="Arial" w:cs="Arial"/>
      <w:sz w:val="22"/>
    </w:rPr>
  </w:style>
  <w:style w:type="paragraph" w:styleId="Textkrper-Erstzeileneinzug2">
    <w:name w:val="Body Text First Indent 2"/>
    <w:basedOn w:val="Textkrper-Zeileneinzug"/>
    <w:link w:val="Textkrper-Erstzeileneinzug2Zchn"/>
    <w:semiHidden/>
    <w:unhideWhenUsed/>
    <w:rsid w:val="00CD5F36"/>
    <w:pPr>
      <w:spacing w:after="160"/>
      <w:ind w:left="360" w:firstLine="360"/>
    </w:pPr>
  </w:style>
  <w:style w:type="character" w:customStyle="1" w:styleId="Textkrper-Erstzeileneinzug2Zchn">
    <w:name w:val="Textkörper-Erstzeileneinzug 2 Zchn"/>
    <w:basedOn w:val="Textkrper-ZeileneinzugZchn"/>
    <w:link w:val="Textkrper-Erstzeileneinzug2"/>
    <w:semiHidden/>
    <w:rsid w:val="00CD5F36"/>
    <w:rPr>
      <w:rFonts w:ascii="Arial" w:hAnsi="Arial" w:cs="Arial"/>
      <w:sz w:val="22"/>
    </w:rPr>
  </w:style>
  <w:style w:type="paragraph" w:styleId="Textkrper-Erstzeileneinzug">
    <w:name w:val="Body Text First Indent"/>
    <w:basedOn w:val="Textkrper"/>
    <w:link w:val="Textkrper-ErstzeileneinzugZchn"/>
    <w:rsid w:val="00CD5F36"/>
    <w:pPr>
      <w:widowControl/>
      <w:autoSpaceDE/>
      <w:autoSpaceDN/>
      <w:spacing w:before="120" w:after="160" w:line="312" w:lineRule="auto"/>
      <w:ind w:firstLine="360"/>
      <w:jc w:val="both"/>
    </w:pPr>
    <w:rPr>
      <w:rFonts w:ascii="Arial" w:eastAsia="Times New Roman" w:hAnsi="Arial" w:cs="Arial"/>
      <w:szCs w:val="20"/>
      <w:lang w:val="de-DE" w:eastAsia="de-DE"/>
    </w:rPr>
  </w:style>
  <w:style w:type="character" w:customStyle="1" w:styleId="Textkrper-ErstzeileneinzugZchn">
    <w:name w:val="Textkörper-Erstzeileneinzug Zchn"/>
    <w:basedOn w:val="TextkrperZchn"/>
    <w:link w:val="Textkrper-Erstzeileneinzug"/>
    <w:rsid w:val="00CD5F36"/>
    <w:rPr>
      <w:rFonts w:ascii="Arial" w:eastAsia="Calibri" w:hAnsi="Arial" w:cs="Arial"/>
      <w:sz w:val="22"/>
      <w:szCs w:val="22"/>
      <w:lang w:val="en-US" w:eastAsia="en-US"/>
    </w:rPr>
  </w:style>
  <w:style w:type="paragraph" w:styleId="Datum">
    <w:name w:val="Date"/>
    <w:basedOn w:val="Standard"/>
    <w:next w:val="Standard"/>
    <w:link w:val="DatumZchn"/>
    <w:rsid w:val="00CD5F36"/>
  </w:style>
  <w:style w:type="character" w:customStyle="1" w:styleId="DatumZchn">
    <w:name w:val="Datum Zchn"/>
    <w:basedOn w:val="Absatz-Standardschriftart"/>
    <w:link w:val="Datum"/>
    <w:rsid w:val="00CD5F36"/>
    <w:rPr>
      <w:rFonts w:ascii="Arial" w:hAnsi="Arial" w:cs="Arial"/>
      <w:sz w:val="22"/>
    </w:rPr>
  </w:style>
  <w:style w:type="paragraph" w:styleId="Anrede">
    <w:name w:val="Salutation"/>
    <w:basedOn w:val="Standard"/>
    <w:next w:val="Standard"/>
    <w:link w:val="AnredeZchn"/>
    <w:rsid w:val="00CD5F36"/>
  </w:style>
  <w:style w:type="character" w:customStyle="1" w:styleId="AnredeZchn">
    <w:name w:val="Anrede Zchn"/>
    <w:basedOn w:val="Absatz-Standardschriftart"/>
    <w:link w:val="Anrede"/>
    <w:rsid w:val="00CD5F36"/>
    <w:rPr>
      <w:rFonts w:ascii="Arial" w:hAnsi="Arial" w:cs="Arial"/>
      <w:sz w:val="22"/>
    </w:rPr>
  </w:style>
  <w:style w:type="paragraph" w:styleId="Untertitel">
    <w:name w:val="Subtitle"/>
    <w:basedOn w:val="Standard"/>
    <w:next w:val="Standard"/>
    <w:link w:val="UntertitelZchn"/>
    <w:qFormat/>
    <w:rsid w:val="00CD5F36"/>
    <w:pPr>
      <w:numPr>
        <w:ilvl w:val="1"/>
      </w:numPr>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CD5F36"/>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semiHidden/>
    <w:unhideWhenUsed/>
    <w:rsid w:val="00CD5F3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semiHidden/>
    <w:rsid w:val="00CD5F36"/>
    <w:rPr>
      <w:rFonts w:asciiTheme="majorHAnsi" w:eastAsiaTheme="majorEastAsia" w:hAnsiTheme="majorHAnsi" w:cstheme="majorBidi"/>
      <w:sz w:val="24"/>
      <w:szCs w:val="24"/>
      <w:shd w:val="pct20" w:color="auto" w:fill="auto"/>
    </w:rPr>
  </w:style>
  <w:style w:type="paragraph" w:styleId="Listenfortsetzung5">
    <w:name w:val="List Continue 5"/>
    <w:basedOn w:val="Standard"/>
    <w:semiHidden/>
    <w:unhideWhenUsed/>
    <w:rsid w:val="00CD5F36"/>
    <w:pPr>
      <w:spacing w:after="120"/>
      <w:ind w:left="1415"/>
      <w:contextualSpacing/>
    </w:pPr>
  </w:style>
  <w:style w:type="paragraph" w:styleId="Listenfortsetzung4">
    <w:name w:val="List Continue 4"/>
    <w:basedOn w:val="Standard"/>
    <w:semiHidden/>
    <w:unhideWhenUsed/>
    <w:rsid w:val="00CD5F36"/>
    <w:pPr>
      <w:spacing w:after="120"/>
      <w:ind w:left="1132"/>
      <w:contextualSpacing/>
    </w:pPr>
  </w:style>
  <w:style w:type="paragraph" w:styleId="Listenfortsetzung3">
    <w:name w:val="List Continue 3"/>
    <w:basedOn w:val="Standard"/>
    <w:semiHidden/>
    <w:unhideWhenUsed/>
    <w:rsid w:val="00CD5F36"/>
    <w:pPr>
      <w:spacing w:after="120"/>
      <w:ind w:left="849"/>
      <w:contextualSpacing/>
    </w:pPr>
  </w:style>
  <w:style w:type="paragraph" w:styleId="Listenfortsetzung2">
    <w:name w:val="List Continue 2"/>
    <w:basedOn w:val="Standard"/>
    <w:semiHidden/>
    <w:unhideWhenUsed/>
    <w:rsid w:val="00CD5F36"/>
    <w:pPr>
      <w:spacing w:after="120"/>
      <w:ind w:left="566"/>
      <w:contextualSpacing/>
    </w:pPr>
  </w:style>
  <w:style w:type="paragraph" w:styleId="Listenfortsetzung">
    <w:name w:val="List Continue"/>
    <w:basedOn w:val="Standard"/>
    <w:semiHidden/>
    <w:unhideWhenUsed/>
    <w:rsid w:val="00CD5F36"/>
    <w:pPr>
      <w:spacing w:after="120"/>
      <w:ind w:left="283"/>
      <w:contextualSpacing/>
    </w:pPr>
  </w:style>
  <w:style w:type="paragraph" w:styleId="Unterschrift">
    <w:name w:val="Signature"/>
    <w:basedOn w:val="Standard"/>
    <w:link w:val="UnterschriftZchn"/>
    <w:semiHidden/>
    <w:unhideWhenUsed/>
    <w:rsid w:val="00CD5F36"/>
    <w:pPr>
      <w:spacing w:before="0" w:after="0" w:line="240" w:lineRule="auto"/>
      <w:ind w:left="4252"/>
    </w:pPr>
  </w:style>
  <w:style w:type="character" w:customStyle="1" w:styleId="UnterschriftZchn">
    <w:name w:val="Unterschrift Zchn"/>
    <w:basedOn w:val="Absatz-Standardschriftart"/>
    <w:link w:val="Unterschrift"/>
    <w:semiHidden/>
    <w:rsid w:val="00CD5F36"/>
    <w:rPr>
      <w:rFonts w:ascii="Arial" w:hAnsi="Arial" w:cs="Arial"/>
      <w:sz w:val="22"/>
    </w:rPr>
  </w:style>
  <w:style w:type="paragraph" w:styleId="Gruformel">
    <w:name w:val="Closing"/>
    <w:basedOn w:val="Standard"/>
    <w:link w:val="GruformelZchn"/>
    <w:semiHidden/>
    <w:unhideWhenUsed/>
    <w:rsid w:val="00CD5F36"/>
    <w:pPr>
      <w:spacing w:before="0" w:after="0" w:line="240" w:lineRule="auto"/>
      <w:ind w:left="4252"/>
    </w:pPr>
  </w:style>
  <w:style w:type="character" w:customStyle="1" w:styleId="GruformelZchn">
    <w:name w:val="Grußformel Zchn"/>
    <w:basedOn w:val="Absatz-Standardschriftart"/>
    <w:link w:val="Gruformel"/>
    <w:semiHidden/>
    <w:rsid w:val="00CD5F36"/>
    <w:rPr>
      <w:rFonts w:ascii="Arial" w:hAnsi="Arial" w:cs="Arial"/>
      <w:sz w:val="22"/>
    </w:rPr>
  </w:style>
  <w:style w:type="paragraph" w:styleId="Titel">
    <w:name w:val="Title"/>
    <w:basedOn w:val="Standard"/>
    <w:next w:val="Standard"/>
    <w:link w:val="TitelZchn"/>
    <w:qFormat/>
    <w:rsid w:val="00CD5F3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CD5F36"/>
    <w:rPr>
      <w:rFonts w:asciiTheme="majorHAnsi" w:eastAsiaTheme="majorEastAsia" w:hAnsiTheme="majorHAnsi" w:cstheme="majorBidi"/>
      <w:spacing w:val="-10"/>
      <w:kern w:val="28"/>
      <w:sz w:val="56"/>
      <w:szCs w:val="56"/>
    </w:rPr>
  </w:style>
  <w:style w:type="paragraph" w:styleId="Listennummer5">
    <w:name w:val="List Number 5"/>
    <w:basedOn w:val="Standard"/>
    <w:semiHidden/>
    <w:unhideWhenUsed/>
    <w:rsid w:val="00CD5F36"/>
    <w:pPr>
      <w:numPr>
        <w:numId w:val="14"/>
      </w:numPr>
      <w:contextualSpacing/>
    </w:pPr>
  </w:style>
  <w:style w:type="paragraph" w:styleId="Listennummer4">
    <w:name w:val="List Number 4"/>
    <w:basedOn w:val="Standard"/>
    <w:semiHidden/>
    <w:unhideWhenUsed/>
    <w:rsid w:val="00CD5F36"/>
    <w:pPr>
      <w:numPr>
        <w:numId w:val="15"/>
      </w:numPr>
      <w:contextualSpacing/>
    </w:pPr>
  </w:style>
  <w:style w:type="paragraph" w:styleId="Listennummer3">
    <w:name w:val="List Number 3"/>
    <w:basedOn w:val="Standard"/>
    <w:semiHidden/>
    <w:unhideWhenUsed/>
    <w:rsid w:val="00CD5F36"/>
    <w:pPr>
      <w:numPr>
        <w:numId w:val="16"/>
      </w:numPr>
      <w:contextualSpacing/>
    </w:pPr>
  </w:style>
  <w:style w:type="paragraph" w:styleId="Listennummer2">
    <w:name w:val="List Number 2"/>
    <w:basedOn w:val="Standard"/>
    <w:semiHidden/>
    <w:unhideWhenUsed/>
    <w:rsid w:val="00CD5F36"/>
    <w:pPr>
      <w:numPr>
        <w:numId w:val="17"/>
      </w:numPr>
      <w:contextualSpacing/>
    </w:pPr>
  </w:style>
  <w:style w:type="paragraph" w:styleId="Aufzhlungszeichen5">
    <w:name w:val="List Bullet 5"/>
    <w:basedOn w:val="Standard"/>
    <w:semiHidden/>
    <w:unhideWhenUsed/>
    <w:rsid w:val="00CD5F36"/>
    <w:pPr>
      <w:numPr>
        <w:numId w:val="18"/>
      </w:numPr>
      <w:contextualSpacing/>
    </w:pPr>
  </w:style>
  <w:style w:type="paragraph" w:styleId="Aufzhlungszeichen4">
    <w:name w:val="List Bullet 4"/>
    <w:basedOn w:val="Standard"/>
    <w:semiHidden/>
    <w:unhideWhenUsed/>
    <w:rsid w:val="00CD5F36"/>
    <w:pPr>
      <w:numPr>
        <w:numId w:val="19"/>
      </w:numPr>
      <w:contextualSpacing/>
    </w:pPr>
  </w:style>
  <w:style w:type="paragraph" w:styleId="Aufzhlungszeichen3">
    <w:name w:val="List Bullet 3"/>
    <w:basedOn w:val="Standard"/>
    <w:semiHidden/>
    <w:unhideWhenUsed/>
    <w:rsid w:val="00CD5F36"/>
    <w:pPr>
      <w:numPr>
        <w:numId w:val="20"/>
      </w:numPr>
      <w:contextualSpacing/>
    </w:pPr>
  </w:style>
  <w:style w:type="paragraph" w:styleId="Aufzhlungszeichen2">
    <w:name w:val="List Bullet 2"/>
    <w:basedOn w:val="Standard"/>
    <w:semiHidden/>
    <w:unhideWhenUsed/>
    <w:rsid w:val="00CD5F36"/>
    <w:pPr>
      <w:numPr>
        <w:numId w:val="21"/>
      </w:numPr>
      <w:contextualSpacing/>
    </w:pPr>
  </w:style>
  <w:style w:type="paragraph" w:styleId="Liste5">
    <w:name w:val="List 5"/>
    <w:basedOn w:val="Standard"/>
    <w:rsid w:val="00CD5F36"/>
    <w:pPr>
      <w:ind w:left="1415" w:hanging="283"/>
      <w:contextualSpacing/>
    </w:pPr>
  </w:style>
  <w:style w:type="paragraph" w:styleId="Liste4">
    <w:name w:val="List 4"/>
    <w:basedOn w:val="Standard"/>
    <w:rsid w:val="00CD5F36"/>
    <w:pPr>
      <w:ind w:left="1132" w:hanging="283"/>
      <w:contextualSpacing/>
    </w:pPr>
  </w:style>
  <w:style w:type="paragraph" w:styleId="Liste3">
    <w:name w:val="List 3"/>
    <w:basedOn w:val="Standard"/>
    <w:semiHidden/>
    <w:unhideWhenUsed/>
    <w:rsid w:val="00CD5F36"/>
    <w:pPr>
      <w:ind w:left="849" w:hanging="283"/>
      <w:contextualSpacing/>
    </w:pPr>
  </w:style>
  <w:style w:type="paragraph" w:styleId="Liste2">
    <w:name w:val="List 2"/>
    <w:basedOn w:val="Standard"/>
    <w:semiHidden/>
    <w:unhideWhenUsed/>
    <w:rsid w:val="00CD5F36"/>
    <w:pPr>
      <w:ind w:left="566" w:hanging="283"/>
      <w:contextualSpacing/>
    </w:pPr>
  </w:style>
  <w:style w:type="paragraph" w:styleId="Listennummer">
    <w:name w:val="List Number"/>
    <w:basedOn w:val="Standard"/>
    <w:rsid w:val="00CD5F36"/>
    <w:pPr>
      <w:numPr>
        <w:numId w:val="22"/>
      </w:numPr>
      <w:contextualSpacing/>
    </w:pPr>
  </w:style>
  <w:style w:type="paragraph" w:styleId="Aufzhlungszeichen">
    <w:name w:val="List Bullet"/>
    <w:basedOn w:val="Standard"/>
    <w:semiHidden/>
    <w:unhideWhenUsed/>
    <w:rsid w:val="00CD5F36"/>
    <w:pPr>
      <w:numPr>
        <w:numId w:val="23"/>
      </w:numPr>
      <w:contextualSpacing/>
    </w:pPr>
  </w:style>
  <w:style w:type="paragraph" w:styleId="Liste">
    <w:name w:val="List"/>
    <w:basedOn w:val="Standard"/>
    <w:semiHidden/>
    <w:unhideWhenUsed/>
    <w:rsid w:val="00CD5F36"/>
    <w:pPr>
      <w:ind w:left="283" w:hanging="283"/>
      <w:contextualSpacing/>
    </w:pPr>
  </w:style>
  <w:style w:type="paragraph" w:styleId="RGV-berschrift">
    <w:name w:val="toa heading"/>
    <w:basedOn w:val="Standard"/>
    <w:next w:val="Standard"/>
    <w:semiHidden/>
    <w:unhideWhenUsed/>
    <w:rsid w:val="00CD5F36"/>
    <w:rPr>
      <w:rFonts w:asciiTheme="majorHAnsi" w:eastAsiaTheme="majorEastAsia" w:hAnsiTheme="majorHAnsi" w:cstheme="majorBidi"/>
      <w:b/>
      <w:bCs/>
      <w:sz w:val="24"/>
      <w:szCs w:val="24"/>
    </w:rPr>
  </w:style>
  <w:style w:type="paragraph" w:styleId="Makrotext">
    <w:name w:val="macro"/>
    <w:link w:val="MakrotextZchn"/>
    <w:semiHidden/>
    <w:unhideWhenUsed/>
    <w:rsid w:val="00CD5F36"/>
    <w:pPr>
      <w:tabs>
        <w:tab w:val="left" w:pos="480"/>
        <w:tab w:val="left" w:pos="960"/>
        <w:tab w:val="left" w:pos="1440"/>
        <w:tab w:val="left" w:pos="1920"/>
        <w:tab w:val="left" w:pos="2400"/>
        <w:tab w:val="left" w:pos="2880"/>
        <w:tab w:val="left" w:pos="3360"/>
        <w:tab w:val="left" w:pos="3840"/>
        <w:tab w:val="left" w:pos="4320"/>
      </w:tabs>
      <w:spacing w:before="120" w:line="312" w:lineRule="auto"/>
      <w:jc w:val="both"/>
    </w:pPr>
    <w:rPr>
      <w:rFonts w:ascii="Consolas" w:hAnsi="Consolas" w:cs="Arial"/>
    </w:rPr>
  </w:style>
  <w:style w:type="character" w:customStyle="1" w:styleId="MakrotextZchn">
    <w:name w:val="Makrotext Zchn"/>
    <w:basedOn w:val="Absatz-Standardschriftart"/>
    <w:link w:val="Makrotext"/>
    <w:semiHidden/>
    <w:rsid w:val="00CD5F36"/>
    <w:rPr>
      <w:rFonts w:ascii="Consolas" w:hAnsi="Consolas" w:cs="Arial"/>
    </w:rPr>
  </w:style>
  <w:style w:type="paragraph" w:styleId="Rechtsgrundlagenverzeichnis">
    <w:name w:val="table of authorities"/>
    <w:basedOn w:val="Standard"/>
    <w:next w:val="Standard"/>
    <w:semiHidden/>
    <w:unhideWhenUsed/>
    <w:rsid w:val="00CD5F36"/>
    <w:pPr>
      <w:spacing w:after="0"/>
      <w:ind w:left="220" w:hanging="220"/>
    </w:pPr>
  </w:style>
  <w:style w:type="paragraph" w:styleId="Endnotentext">
    <w:name w:val="endnote text"/>
    <w:basedOn w:val="Standard"/>
    <w:link w:val="EndnotentextZchn"/>
    <w:semiHidden/>
    <w:unhideWhenUsed/>
    <w:rsid w:val="00CD5F36"/>
    <w:pPr>
      <w:spacing w:before="0" w:after="0" w:line="240" w:lineRule="auto"/>
    </w:pPr>
    <w:rPr>
      <w:sz w:val="20"/>
    </w:rPr>
  </w:style>
  <w:style w:type="character" w:customStyle="1" w:styleId="EndnotentextZchn">
    <w:name w:val="Endnotentext Zchn"/>
    <w:basedOn w:val="Absatz-Standardschriftart"/>
    <w:link w:val="Endnotentext"/>
    <w:semiHidden/>
    <w:rsid w:val="00CD5F36"/>
    <w:rPr>
      <w:rFonts w:ascii="Arial" w:hAnsi="Arial" w:cs="Arial"/>
    </w:rPr>
  </w:style>
  <w:style w:type="character" w:styleId="Endnotenzeichen">
    <w:name w:val="endnote reference"/>
    <w:basedOn w:val="Absatz-Standardschriftart"/>
    <w:semiHidden/>
    <w:unhideWhenUsed/>
    <w:rsid w:val="00CD5F36"/>
    <w:rPr>
      <w:vertAlign w:val="superscript"/>
    </w:rPr>
  </w:style>
  <w:style w:type="character" w:styleId="Seitenzahl">
    <w:name w:val="page number"/>
    <w:basedOn w:val="Absatz-Standardschriftart"/>
    <w:semiHidden/>
    <w:unhideWhenUsed/>
    <w:rsid w:val="00CD5F36"/>
  </w:style>
  <w:style w:type="character" w:styleId="Zeilennummer">
    <w:name w:val="line number"/>
    <w:basedOn w:val="Absatz-Standardschriftart"/>
    <w:semiHidden/>
    <w:unhideWhenUsed/>
    <w:rsid w:val="00CD5F36"/>
  </w:style>
  <w:style w:type="paragraph" w:styleId="Umschlagabsenderadresse">
    <w:name w:val="envelope return"/>
    <w:basedOn w:val="Standard"/>
    <w:semiHidden/>
    <w:unhideWhenUsed/>
    <w:rsid w:val="00CD5F36"/>
    <w:pPr>
      <w:spacing w:before="0" w:after="0" w:line="240" w:lineRule="auto"/>
    </w:pPr>
    <w:rPr>
      <w:rFonts w:asciiTheme="majorHAnsi" w:eastAsiaTheme="majorEastAsia" w:hAnsiTheme="majorHAnsi" w:cstheme="majorBidi"/>
      <w:sz w:val="20"/>
    </w:rPr>
  </w:style>
  <w:style w:type="paragraph" w:styleId="Umschlagadresse">
    <w:name w:val="envelope address"/>
    <w:basedOn w:val="Standard"/>
    <w:semiHidden/>
    <w:unhideWhenUsed/>
    <w:rsid w:val="00CD5F36"/>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Index1">
    <w:name w:val="index 1"/>
    <w:basedOn w:val="Standard"/>
    <w:next w:val="Standard"/>
    <w:autoRedefine/>
    <w:semiHidden/>
    <w:unhideWhenUsed/>
    <w:rsid w:val="00CD5F36"/>
    <w:pPr>
      <w:spacing w:before="0" w:after="0" w:line="240" w:lineRule="auto"/>
      <w:ind w:left="220" w:hanging="220"/>
    </w:pPr>
  </w:style>
  <w:style w:type="paragraph" w:styleId="Indexberschrift">
    <w:name w:val="index heading"/>
    <w:basedOn w:val="Standard"/>
    <w:next w:val="Index1"/>
    <w:semiHidden/>
    <w:unhideWhenUsed/>
    <w:rsid w:val="00CD5F36"/>
    <w:rPr>
      <w:rFonts w:asciiTheme="majorHAnsi" w:eastAsiaTheme="majorEastAsia" w:hAnsiTheme="majorHAnsi" w:cstheme="majorBidi"/>
      <w:b/>
      <w:bCs/>
    </w:rPr>
  </w:style>
  <w:style w:type="paragraph" w:styleId="Standardeinzug">
    <w:name w:val="Normal Indent"/>
    <w:basedOn w:val="Standard"/>
    <w:semiHidden/>
    <w:unhideWhenUsed/>
    <w:rsid w:val="00CD5F36"/>
    <w:pPr>
      <w:ind w:left="708"/>
    </w:pPr>
  </w:style>
  <w:style w:type="paragraph" w:styleId="Index9">
    <w:name w:val="index 9"/>
    <w:basedOn w:val="Standard"/>
    <w:next w:val="Standard"/>
    <w:autoRedefine/>
    <w:semiHidden/>
    <w:unhideWhenUsed/>
    <w:rsid w:val="00CD5F36"/>
    <w:pPr>
      <w:spacing w:before="0" w:after="0" w:line="240" w:lineRule="auto"/>
      <w:ind w:left="1980" w:hanging="220"/>
    </w:pPr>
  </w:style>
  <w:style w:type="paragraph" w:styleId="Index8">
    <w:name w:val="index 8"/>
    <w:basedOn w:val="Standard"/>
    <w:next w:val="Standard"/>
    <w:autoRedefine/>
    <w:semiHidden/>
    <w:unhideWhenUsed/>
    <w:rsid w:val="00CD5F36"/>
    <w:pPr>
      <w:spacing w:before="0" w:after="0" w:line="240" w:lineRule="auto"/>
      <w:ind w:left="1760" w:hanging="220"/>
    </w:pPr>
  </w:style>
  <w:style w:type="paragraph" w:styleId="Index7">
    <w:name w:val="index 7"/>
    <w:basedOn w:val="Standard"/>
    <w:next w:val="Standard"/>
    <w:autoRedefine/>
    <w:semiHidden/>
    <w:unhideWhenUsed/>
    <w:rsid w:val="00CD5F36"/>
    <w:pPr>
      <w:spacing w:before="0" w:after="0" w:line="240" w:lineRule="auto"/>
      <w:ind w:left="1540" w:hanging="220"/>
    </w:pPr>
  </w:style>
  <w:style w:type="paragraph" w:styleId="Index6">
    <w:name w:val="index 6"/>
    <w:basedOn w:val="Standard"/>
    <w:next w:val="Standard"/>
    <w:autoRedefine/>
    <w:semiHidden/>
    <w:unhideWhenUsed/>
    <w:rsid w:val="00CD5F36"/>
    <w:pPr>
      <w:spacing w:before="0" w:after="0" w:line="240" w:lineRule="auto"/>
      <w:ind w:left="1320" w:hanging="220"/>
    </w:pPr>
  </w:style>
  <w:style w:type="paragraph" w:styleId="Index5">
    <w:name w:val="index 5"/>
    <w:basedOn w:val="Standard"/>
    <w:next w:val="Standard"/>
    <w:autoRedefine/>
    <w:semiHidden/>
    <w:unhideWhenUsed/>
    <w:rsid w:val="00CD5F36"/>
    <w:pPr>
      <w:spacing w:before="0" w:after="0" w:line="240" w:lineRule="auto"/>
      <w:ind w:left="1100" w:hanging="220"/>
    </w:pPr>
  </w:style>
  <w:style w:type="paragraph" w:styleId="Index4">
    <w:name w:val="index 4"/>
    <w:basedOn w:val="Standard"/>
    <w:next w:val="Standard"/>
    <w:autoRedefine/>
    <w:semiHidden/>
    <w:unhideWhenUsed/>
    <w:rsid w:val="00CD5F36"/>
    <w:pPr>
      <w:spacing w:before="0" w:after="0" w:line="240" w:lineRule="auto"/>
      <w:ind w:left="880" w:hanging="220"/>
    </w:pPr>
  </w:style>
  <w:style w:type="paragraph" w:styleId="Index3">
    <w:name w:val="index 3"/>
    <w:basedOn w:val="Standard"/>
    <w:next w:val="Standard"/>
    <w:autoRedefine/>
    <w:semiHidden/>
    <w:unhideWhenUsed/>
    <w:rsid w:val="00CD5F36"/>
    <w:pPr>
      <w:spacing w:before="0" w:after="0" w:line="240" w:lineRule="auto"/>
      <w:ind w:left="660" w:hanging="220"/>
    </w:pPr>
  </w:style>
  <w:style w:type="paragraph" w:styleId="Index2">
    <w:name w:val="index 2"/>
    <w:basedOn w:val="Standard"/>
    <w:next w:val="Standard"/>
    <w:autoRedefine/>
    <w:semiHidden/>
    <w:unhideWhenUsed/>
    <w:rsid w:val="00CD5F36"/>
    <w:pPr>
      <w:spacing w:before="0"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898">
      <w:bodyDiv w:val="1"/>
      <w:marLeft w:val="0"/>
      <w:marRight w:val="0"/>
      <w:marTop w:val="0"/>
      <w:marBottom w:val="0"/>
      <w:divBdr>
        <w:top w:val="none" w:sz="0" w:space="0" w:color="auto"/>
        <w:left w:val="none" w:sz="0" w:space="0" w:color="auto"/>
        <w:bottom w:val="none" w:sz="0" w:space="0" w:color="auto"/>
        <w:right w:val="none" w:sz="0" w:space="0" w:color="auto"/>
      </w:divBdr>
    </w:div>
    <w:div w:id="141696975">
      <w:bodyDiv w:val="1"/>
      <w:marLeft w:val="0"/>
      <w:marRight w:val="0"/>
      <w:marTop w:val="0"/>
      <w:marBottom w:val="0"/>
      <w:divBdr>
        <w:top w:val="none" w:sz="0" w:space="0" w:color="auto"/>
        <w:left w:val="none" w:sz="0" w:space="0" w:color="auto"/>
        <w:bottom w:val="none" w:sz="0" w:space="0" w:color="auto"/>
        <w:right w:val="none" w:sz="0" w:space="0" w:color="auto"/>
      </w:divBdr>
    </w:div>
    <w:div w:id="209810656">
      <w:bodyDiv w:val="1"/>
      <w:marLeft w:val="0"/>
      <w:marRight w:val="0"/>
      <w:marTop w:val="0"/>
      <w:marBottom w:val="0"/>
      <w:divBdr>
        <w:top w:val="none" w:sz="0" w:space="0" w:color="auto"/>
        <w:left w:val="none" w:sz="0" w:space="0" w:color="auto"/>
        <w:bottom w:val="none" w:sz="0" w:space="0" w:color="auto"/>
        <w:right w:val="none" w:sz="0" w:space="0" w:color="auto"/>
      </w:divBdr>
    </w:div>
    <w:div w:id="211305360">
      <w:bodyDiv w:val="1"/>
      <w:marLeft w:val="0"/>
      <w:marRight w:val="0"/>
      <w:marTop w:val="0"/>
      <w:marBottom w:val="0"/>
      <w:divBdr>
        <w:top w:val="none" w:sz="0" w:space="0" w:color="auto"/>
        <w:left w:val="none" w:sz="0" w:space="0" w:color="auto"/>
        <w:bottom w:val="none" w:sz="0" w:space="0" w:color="auto"/>
        <w:right w:val="none" w:sz="0" w:space="0" w:color="auto"/>
      </w:divBdr>
    </w:div>
    <w:div w:id="468977313">
      <w:bodyDiv w:val="1"/>
      <w:marLeft w:val="0"/>
      <w:marRight w:val="0"/>
      <w:marTop w:val="0"/>
      <w:marBottom w:val="0"/>
      <w:divBdr>
        <w:top w:val="none" w:sz="0" w:space="0" w:color="auto"/>
        <w:left w:val="none" w:sz="0" w:space="0" w:color="auto"/>
        <w:bottom w:val="none" w:sz="0" w:space="0" w:color="auto"/>
        <w:right w:val="none" w:sz="0" w:space="0" w:color="auto"/>
      </w:divBdr>
    </w:div>
    <w:div w:id="547036753">
      <w:bodyDiv w:val="1"/>
      <w:marLeft w:val="0"/>
      <w:marRight w:val="0"/>
      <w:marTop w:val="0"/>
      <w:marBottom w:val="0"/>
      <w:divBdr>
        <w:top w:val="none" w:sz="0" w:space="0" w:color="auto"/>
        <w:left w:val="none" w:sz="0" w:space="0" w:color="auto"/>
        <w:bottom w:val="none" w:sz="0" w:space="0" w:color="auto"/>
        <w:right w:val="none" w:sz="0" w:space="0" w:color="auto"/>
      </w:divBdr>
    </w:div>
    <w:div w:id="805122325">
      <w:bodyDiv w:val="1"/>
      <w:marLeft w:val="0"/>
      <w:marRight w:val="0"/>
      <w:marTop w:val="0"/>
      <w:marBottom w:val="0"/>
      <w:divBdr>
        <w:top w:val="none" w:sz="0" w:space="0" w:color="auto"/>
        <w:left w:val="none" w:sz="0" w:space="0" w:color="auto"/>
        <w:bottom w:val="none" w:sz="0" w:space="0" w:color="auto"/>
        <w:right w:val="none" w:sz="0" w:space="0" w:color="auto"/>
      </w:divBdr>
    </w:div>
    <w:div w:id="850678493">
      <w:bodyDiv w:val="1"/>
      <w:marLeft w:val="0"/>
      <w:marRight w:val="0"/>
      <w:marTop w:val="0"/>
      <w:marBottom w:val="0"/>
      <w:divBdr>
        <w:top w:val="none" w:sz="0" w:space="0" w:color="auto"/>
        <w:left w:val="none" w:sz="0" w:space="0" w:color="auto"/>
        <w:bottom w:val="none" w:sz="0" w:space="0" w:color="auto"/>
        <w:right w:val="none" w:sz="0" w:space="0" w:color="auto"/>
      </w:divBdr>
    </w:div>
    <w:div w:id="943728688">
      <w:bodyDiv w:val="1"/>
      <w:marLeft w:val="0"/>
      <w:marRight w:val="0"/>
      <w:marTop w:val="0"/>
      <w:marBottom w:val="0"/>
      <w:divBdr>
        <w:top w:val="none" w:sz="0" w:space="0" w:color="auto"/>
        <w:left w:val="none" w:sz="0" w:space="0" w:color="auto"/>
        <w:bottom w:val="none" w:sz="0" w:space="0" w:color="auto"/>
        <w:right w:val="none" w:sz="0" w:space="0" w:color="auto"/>
      </w:divBdr>
    </w:div>
    <w:div w:id="1038969857">
      <w:bodyDiv w:val="1"/>
      <w:marLeft w:val="0"/>
      <w:marRight w:val="0"/>
      <w:marTop w:val="0"/>
      <w:marBottom w:val="0"/>
      <w:divBdr>
        <w:top w:val="none" w:sz="0" w:space="0" w:color="auto"/>
        <w:left w:val="none" w:sz="0" w:space="0" w:color="auto"/>
        <w:bottom w:val="none" w:sz="0" w:space="0" w:color="auto"/>
        <w:right w:val="none" w:sz="0" w:space="0" w:color="auto"/>
      </w:divBdr>
    </w:div>
    <w:div w:id="1106146897">
      <w:bodyDiv w:val="1"/>
      <w:marLeft w:val="0"/>
      <w:marRight w:val="0"/>
      <w:marTop w:val="0"/>
      <w:marBottom w:val="0"/>
      <w:divBdr>
        <w:top w:val="none" w:sz="0" w:space="0" w:color="auto"/>
        <w:left w:val="none" w:sz="0" w:space="0" w:color="auto"/>
        <w:bottom w:val="none" w:sz="0" w:space="0" w:color="auto"/>
        <w:right w:val="none" w:sz="0" w:space="0" w:color="auto"/>
      </w:divBdr>
    </w:div>
    <w:div w:id="1128864635">
      <w:bodyDiv w:val="1"/>
      <w:marLeft w:val="0"/>
      <w:marRight w:val="0"/>
      <w:marTop w:val="0"/>
      <w:marBottom w:val="0"/>
      <w:divBdr>
        <w:top w:val="none" w:sz="0" w:space="0" w:color="auto"/>
        <w:left w:val="none" w:sz="0" w:space="0" w:color="auto"/>
        <w:bottom w:val="none" w:sz="0" w:space="0" w:color="auto"/>
        <w:right w:val="none" w:sz="0" w:space="0" w:color="auto"/>
      </w:divBdr>
    </w:div>
    <w:div w:id="1295133781">
      <w:bodyDiv w:val="1"/>
      <w:marLeft w:val="0"/>
      <w:marRight w:val="0"/>
      <w:marTop w:val="0"/>
      <w:marBottom w:val="0"/>
      <w:divBdr>
        <w:top w:val="none" w:sz="0" w:space="0" w:color="auto"/>
        <w:left w:val="none" w:sz="0" w:space="0" w:color="auto"/>
        <w:bottom w:val="none" w:sz="0" w:space="0" w:color="auto"/>
        <w:right w:val="none" w:sz="0" w:space="0" w:color="auto"/>
      </w:divBdr>
    </w:div>
    <w:div w:id="1830637553">
      <w:bodyDiv w:val="1"/>
      <w:marLeft w:val="0"/>
      <w:marRight w:val="0"/>
      <w:marTop w:val="0"/>
      <w:marBottom w:val="0"/>
      <w:divBdr>
        <w:top w:val="none" w:sz="0" w:space="0" w:color="auto"/>
        <w:left w:val="none" w:sz="0" w:space="0" w:color="auto"/>
        <w:bottom w:val="none" w:sz="0" w:space="0" w:color="auto"/>
        <w:right w:val="none" w:sz="0" w:space="0" w:color="auto"/>
      </w:divBdr>
    </w:div>
    <w:div w:id="1928028281">
      <w:bodyDiv w:val="1"/>
      <w:marLeft w:val="0"/>
      <w:marRight w:val="0"/>
      <w:marTop w:val="0"/>
      <w:marBottom w:val="0"/>
      <w:divBdr>
        <w:top w:val="none" w:sz="0" w:space="0" w:color="auto"/>
        <w:left w:val="none" w:sz="0" w:space="0" w:color="auto"/>
        <w:bottom w:val="none" w:sz="0" w:space="0" w:color="auto"/>
        <w:right w:val="none" w:sz="0" w:space="0" w:color="auto"/>
      </w:divBdr>
    </w:div>
    <w:div w:id="1960143119">
      <w:bodyDiv w:val="1"/>
      <w:marLeft w:val="0"/>
      <w:marRight w:val="0"/>
      <w:marTop w:val="0"/>
      <w:marBottom w:val="0"/>
      <w:divBdr>
        <w:top w:val="none" w:sz="0" w:space="0" w:color="auto"/>
        <w:left w:val="none" w:sz="0" w:space="0" w:color="auto"/>
        <w:bottom w:val="none" w:sz="0" w:space="0" w:color="auto"/>
        <w:right w:val="none" w:sz="0" w:space="0" w:color="auto"/>
      </w:divBdr>
    </w:div>
    <w:div w:id="196098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microsoft.com/office/2011/relationships/commentsExtended" Target="commentsExtended.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sv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jpe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E7A8DB25DF40DF86FFE184A718C3E3"/>
        <w:category>
          <w:name w:val="Allgemein"/>
          <w:gallery w:val="placeholder"/>
        </w:category>
        <w:types>
          <w:type w:val="bbPlcHdr"/>
        </w:types>
        <w:behaviors>
          <w:behavior w:val="content"/>
        </w:behaviors>
        <w:guid w:val="{AE777892-622A-492F-901C-641778165280}"/>
      </w:docPartPr>
      <w:docPartBody>
        <w:p w:rsidR="005E169A" w:rsidRDefault="005E169A" w:rsidP="005E169A">
          <w:pPr>
            <w:pStyle w:val="FEE7A8DB25DF40DF86FFE184A718C3E3"/>
          </w:pPr>
          <w:r w:rsidRPr="00B5270F">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37B2CA5C-79C3-444D-A83A-5A3AAD6B9752}"/>
      </w:docPartPr>
      <w:docPartBody>
        <w:p w:rsidR="005E169A" w:rsidRDefault="005E169A">
          <w:r w:rsidRPr="00F73613">
            <w:rPr>
              <w:rStyle w:val="Platzhaltertext"/>
            </w:rPr>
            <w:t>Klicken oder tippen Sie hier, um Text einzugeben.</w:t>
          </w:r>
        </w:p>
      </w:docPartBody>
    </w:docPart>
    <w:docPart>
      <w:docPartPr>
        <w:name w:val="A261F9420F60495E80E7CCFD6D4C75F9"/>
        <w:category>
          <w:name w:val="Allgemein"/>
          <w:gallery w:val="placeholder"/>
        </w:category>
        <w:types>
          <w:type w:val="bbPlcHdr"/>
        </w:types>
        <w:behaviors>
          <w:behavior w:val="content"/>
        </w:behaviors>
        <w:guid w:val="{06EF54DE-0175-499F-A27F-65611977876B}"/>
      </w:docPartPr>
      <w:docPartBody>
        <w:p w:rsidR="00321A47" w:rsidRDefault="005E169A" w:rsidP="005E169A">
          <w:pPr>
            <w:pStyle w:val="A261F9420F60495E80E7CCFD6D4C75F9"/>
          </w:pPr>
          <w:r w:rsidRPr="00F7361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9A"/>
    <w:rsid w:val="00321A47"/>
    <w:rsid w:val="005E1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E169A"/>
    <w:rPr>
      <w:color w:val="808080"/>
    </w:rPr>
  </w:style>
  <w:style w:type="paragraph" w:customStyle="1" w:styleId="FEE7A8DB25DF40DF86FFE184A718C3E3">
    <w:name w:val="FEE7A8DB25DF40DF86FFE184A718C3E3"/>
    <w:rsid w:val="005E169A"/>
  </w:style>
  <w:style w:type="paragraph" w:customStyle="1" w:styleId="94F344CB236D49B2995C9F9D7DD5BC3C">
    <w:name w:val="94F344CB236D49B2995C9F9D7DD5BC3C"/>
    <w:rsid w:val="005E169A"/>
  </w:style>
  <w:style w:type="paragraph" w:customStyle="1" w:styleId="052BE2496FF94C71BB1E236EA10A9036">
    <w:name w:val="052BE2496FF94C71BB1E236EA10A9036"/>
    <w:rsid w:val="005E169A"/>
  </w:style>
  <w:style w:type="paragraph" w:customStyle="1" w:styleId="A261F9420F60495E80E7CCFD6D4C75F9">
    <w:name w:val="A261F9420F60495E80E7CCFD6D4C75F9"/>
    <w:rsid w:val="005E1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6B862-7285-40A5-9249-427B38BF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42996</Words>
  <Characters>245078</Characters>
  <Application>Microsoft Office Word</Application>
  <DocSecurity>0</DocSecurity>
  <Lines>2042</Lines>
  <Paragraphs>574</Paragraphs>
  <ScaleCrop>false</ScaleCrop>
  <HeadingPairs>
    <vt:vector size="2" baseType="variant">
      <vt:variant>
        <vt:lpstr>Titel</vt:lpstr>
      </vt:variant>
      <vt:variant>
        <vt:i4>1</vt:i4>
      </vt:variant>
    </vt:vector>
  </HeadingPairs>
  <TitlesOfParts>
    <vt:vector size="1" baseType="lpstr">
      <vt:lpstr>Studienabschlussarbeit</vt:lpstr>
    </vt:vector>
  </TitlesOfParts>
  <Manager>IAW @ RWTH Aachen University</Manager>
  <Company>IAW @ RWTH Aachen University</Company>
  <LinksUpToDate>false</LinksUpToDate>
  <CharactersWithSpaces>287500</CharactersWithSpaces>
  <SharedDoc>false</SharedDoc>
  <HLinks>
    <vt:vector size="384" baseType="variant">
      <vt:variant>
        <vt:i4>4587602</vt:i4>
      </vt:variant>
      <vt:variant>
        <vt:i4>366</vt:i4>
      </vt:variant>
      <vt:variant>
        <vt:i4>0</vt:i4>
      </vt:variant>
      <vt:variant>
        <vt:i4>5</vt:i4>
      </vt:variant>
      <vt:variant>
        <vt:lpwstr>https://evernote.com/intl/de/</vt:lpwstr>
      </vt:variant>
      <vt:variant>
        <vt:lpwstr/>
      </vt:variant>
      <vt:variant>
        <vt:i4>5046361</vt:i4>
      </vt:variant>
      <vt:variant>
        <vt:i4>363</vt:i4>
      </vt:variant>
      <vt:variant>
        <vt:i4>0</vt:i4>
      </vt:variant>
      <vt:variant>
        <vt:i4>5</vt:i4>
      </vt:variant>
      <vt:variant>
        <vt:lpwstr>https://www.diigo.com/list/herrfurl/Deutsch/3z4rp569</vt:lpwstr>
      </vt:variant>
      <vt:variant>
        <vt:lpwstr/>
      </vt:variant>
      <vt:variant>
        <vt:i4>6226044</vt:i4>
      </vt:variant>
      <vt:variant>
        <vt:i4>360</vt:i4>
      </vt:variant>
      <vt:variant>
        <vt:i4>0</vt:i4>
      </vt:variant>
      <vt:variant>
        <vt:i4>5</vt:i4>
      </vt:variant>
      <vt:variant>
        <vt:lpwstr>http://www.ub.rwth-aachen.de/studium/service/literatur_verwalten/</vt:lpwstr>
      </vt:variant>
      <vt:variant>
        <vt:lpwstr/>
      </vt:variant>
      <vt:variant>
        <vt:i4>5046352</vt:i4>
      </vt:variant>
      <vt:variant>
        <vt:i4>357</vt:i4>
      </vt:variant>
      <vt:variant>
        <vt:i4>0</vt:i4>
      </vt:variant>
      <vt:variant>
        <vt:i4>5</vt:i4>
      </vt:variant>
      <vt:variant>
        <vt:lpwstr>http://www.springerlink.com/</vt:lpwstr>
      </vt:variant>
      <vt:variant>
        <vt:lpwstr/>
      </vt:variant>
      <vt:variant>
        <vt:i4>2752572</vt:i4>
      </vt:variant>
      <vt:variant>
        <vt:i4>354</vt:i4>
      </vt:variant>
      <vt:variant>
        <vt:i4>0</vt:i4>
      </vt:variant>
      <vt:variant>
        <vt:i4>5</vt:i4>
      </vt:variant>
      <vt:variant>
        <vt:lpwstr>http://www.scirus.com/</vt:lpwstr>
      </vt:variant>
      <vt:variant>
        <vt:lpwstr/>
      </vt:variant>
      <vt:variant>
        <vt:i4>7995509</vt:i4>
      </vt:variant>
      <vt:variant>
        <vt:i4>351</vt:i4>
      </vt:variant>
      <vt:variant>
        <vt:i4>0</vt:i4>
      </vt:variant>
      <vt:variant>
        <vt:i4>5</vt:i4>
      </vt:variant>
      <vt:variant>
        <vt:lpwstr>http://www.ixquick.de/</vt:lpwstr>
      </vt:variant>
      <vt:variant>
        <vt:lpwstr/>
      </vt:variant>
      <vt:variant>
        <vt:i4>7929891</vt:i4>
      </vt:variant>
      <vt:variant>
        <vt:i4>348</vt:i4>
      </vt:variant>
      <vt:variant>
        <vt:i4>0</vt:i4>
      </vt:variant>
      <vt:variant>
        <vt:i4>5</vt:i4>
      </vt:variant>
      <vt:variant>
        <vt:lpwstr>http://apps.webofknowledge.com/</vt:lpwstr>
      </vt:variant>
      <vt:variant>
        <vt:lpwstr/>
      </vt:variant>
      <vt:variant>
        <vt:i4>6750243</vt:i4>
      </vt:variant>
      <vt:variant>
        <vt:i4>345</vt:i4>
      </vt:variant>
      <vt:variant>
        <vt:i4>0</vt:i4>
      </vt:variant>
      <vt:variant>
        <vt:i4>5</vt:i4>
      </vt:variant>
      <vt:variant>
        <vt:lpwstr>http://ieeexplore.ieee.org/</vt:lpwstr>
      </vt:variant>
      <vt:variant>
        <vt:lpwstr/>
      </vt:variant>
      <vt:variant>
        <vt:i4>65603</vt:i4>
      </vt:variant>
      <vt:variant>
        <vt:i4>342</vt:i4>
      </vt:variant>
      <vt:variant>
        <vt:i4>0</vt:i4>
      </vt:variant>
      <vt:variant>
        <vt:i4>5</vt:i4>
      </vt:variant>
      <vt:variant>
        <vt:lpwstr>http://scholar.google.de/</vt:lpwstr>
      </vt:variant>
      <vt:variant>
        <vt:lpwstr/>
      </vt:variant>
      <vt:variant>
        <vt:i4>1900550</vt:i4>
      </vt:variant>
      <vt:variant>
        <vt:i4>339</vt:i4>
      </vt:variant>
      <vt:variant>
        <vt:i4>0</vt:i4>
      </vt:variant>
      <vt:variant>
        <vt:i4>5</vt:i4>
      </vt:variant>
      <vt:variant>
        <vt:lpwstr>http://www.google.de/patents</vt:lpwstr>
      </vt:variant>
      <vt:variant>
        <vt:lpwstr/>
      </vt:variant>
      <vt:variant>
        <vt:i4>7995434</vt:i4>
      </vt:variant>
      <vt:variant>
        <vt:i4>336</vt:i4>
      </vt:variant>
      <vt:variant>
        <vt:i4>0</vt:i4>
      </vt:variant>
      <vt:variant>
        <vt:i4>5</vt:i4>
      </vt:variant>
      <vt:variant>
        <vt:lpwstr>http://books.google.de/</vt:lpwstr>
      </vt:variant>
      <vt:variant>
        <vt:lpwstr/>
      </vt:variant>
      <vt:variant>
        <vt:i4>6160458</vt:i4>
      </vt:variant>
      <vt:variant>
        <vt:i4>333</vt:i4>
      </vt:variant>
      <vt:variant>
        <vt:i4>0</vt:i4>
      </vt:variant>
      <vt:variant>
        <vt:i4>5</vt:i4>
      </vt:variant>
      <vt:variant>
        <vt:lpwstr>http://depatisnet.dpma.de/DepatisNet/</vt:lpwstr>
      </vt:variant>
      <vt:variant>
        <vt:lpwstr/>
      </vt:variant>
      <vt:variant>
        <vt:i4>5177370</vt:i4>
      </vt:variant>
      <vt:variant>
        <vt:i4>330</vt:i4>
      </vt:variant>
      <vt:variant>
        <vt:i4>0</vt:i4>
      </vt:variant>
      <vt:variant>
        <vt:i4>5</vt:i4>
      </vt:variant>
      <vt:variant>
        <vt:lpwstr>http://citeseer.ist.psu.edu/</vt:lpwstr>
      </vt:variant>
      <vt:variant>
        <vt:lpwstr/>
      </vt:variant>
      <vt:variant>
        <vt:i4>7471214</vt:i4>
      </vt:variant>
      <vt:variant>
        <vt:i4>327</vt:i4>
      </vt:variant>
      <vt:variant>
        <vt:i4>0</vt:i4>
      </vt:variant>
      <vt:variant>
        <vt:i4>5</vt:i4>
      </vt:variant>
      <vt:variant>
        <vt:lpwstr>http://www.base-search.net/</vt:lpwstr>
      </vt:variant>
      <vt:variant>
        <vt:lpwstr/>
      </vt:variant>
      <vt:variant>
        <vt:i4>4980814</vt:i4>
      </vt:variant>
      <vt:variant>
        <vt:i4>324</vt:i4>
      </vt:variant>
      <vt:variant>
        <vt:i4>0</vt:i4>
      </vt:variant>
      <vt:variant>
        <vt:i4>5</vt:i4>
      </vt:variant>
      <vt:variant>
        <vt:lpwstr>http://arxiv.org/</vt:lpwstr>
      </vt:variant>
      <vt:variant>
        <vt:lpwstr/>
      </vt:variant>
      <vt:variant>
        <vt:i4>5570569</vt:i4>
      </vt:variant>
      <vt:variant>
        <vt:i4>321</vt:i4>
      </vt:variant>
      <vt:variant>
        <vt:i4>0</vt:i4>
      </vt:variant>
      <vt:variant>
        <vt:i4>5</vt:i4>
      </vt:variant>
      <vt:variant>
        <vt:lpwstr>http://www.alltheweb.com/</vt:lpwstr>
      </vt:variant>
      <vt:variant>
        <vt:lpwstr/>
      </vt:variant>
      <vt:variant>
        <vt:i4>1245261</vt:i4>
      </vt:variant>
      <vt:variant>
        <vt:i4>318</vt:i4>
      </vt:variant>
      <vt:variant>
        <vt:i4>0</vt:i4>
      </vt:variant>
      <vt:variant>
        <vt:i4>5</vt:i4>
      </vt:variant>
      <vt:variant>
        <vt:lpwstr>http://dl.acm.org/dl.cfm</vt:lpwstr>
      </vt:variant>
      <vt:variant>
        <vt:lpwstr/>
      </vt:variant>
      <vt:variant>
        <vt:i4>3276914</vt:i4>
      </vt:variant>
      <vt:variant>
        <vt:i4>315</vt:i4>
      </vt:variant>
      <vt:variant>
        <vt:i4>0</vt:i4>
      </vt:variant>
      <vt:variant>
        <vt:i4>5</vt:i4>
      </vt:variant>
      <vt:variant>
        <vt:lpwstr>http://www.digibib.net/</vt:lpwstr>
      </vt:variant>
      <vt:variant>
        <vt:lpwstr/>
      </vt:variant>
      <vt:variant>
        <vt:i4>7864414</vt:i4>
      </vt:variant>
      <vt:variant>
        <vt:i4>312</vt:i4>
      </vt:variant>
      <vt:variant>
        <vt:i4>0</vt:i4>
      </vt:variant>
      <vt:variant>
        <vt:i4>5</vt:i4>
      </vt:variant>
      <vt:variant>
        <vt:lpwstr>http://www.ub.rwth-aachen.de/service/literatur_suchen/</vt:lpwstr>
      </vt:variant>
      <vt:variant>
        <vt:lpwstr/>
      </vt:variant>
      <vt:variant>
        <vt:i4>1114171</vt:i4>
      </vt:variant>
      <vt:variant>
        <vt:i4>266</vt:i4>
      </vt:variant>
      <vt:variant>
        <vt:i4>0</vt:i4>
      </vt:variant>
      <vt:variant>
        <vt:i4>5</vt:i4>
      </vt:variant>
      <vt:variant>
        <vt:lpwstr/>
      </vt:variant>
      <vt:variant>
        <vt:lpwstr>_Toc182904835</vt:lpwstr>
      </vt:variant>
      <vt:variant>
        <vt:i4>1114171</vt:i4>
      </vt:variant>
      <vt:variant>
        <vt:i4>260</vt:i4>
      </vt:variant>
      <vt:variant>
        <vt:i4>0</vt:i4>
      </vt:variant>
      <vt:variant>
        <vt:i4>5</vt:i4>
      </vt:variant>
      <vt:variant>
        <vt:lpwstr/>
      </vt:variant>
      <vt:variant>
        <vt:lpwstr>_Toc182904834</vt:lpwstr>
      </vt:variant>
      <vt:variant>
        <vt:i4>1441855</vt:i4>
      </vt:variant>
      <vt:variant>
        <vt:i4>251</vt:i4>
      </vt:variant>
      <vt:variant>
        <vt:i4>0</vt:i4>
      </vt:variant>
      <vt:variant>
        <vt:i4>5</vt:i4>
      </vt:variant>
      <vt:variant>
        <vt:lpwstr/>
      </vt:variant>
      <vt:variant>
        <vt:lpwstr>_Toc189626590</vt:lpwstr>
      </vt:variant>
      <vt:variant>
        <vt:i4>1507391</vt:i4>
      </vt:variant>
      <vt:variant>
        <vt:i4>245</vt:i4>
      </vt:variant>
      <vt:variant>
        <vt:i4>0</vt:i4>
      </vt:variant>
      <vt:variant>
        <vt:i4>5</vt:i4>
      </vt:variant>
      <vt:variant>
        <vt:lpwstr/>
      </vt:variant>
      <vt:variant>
        <vt:lpwstr>_Toc189626589</vt:lpwstr>
      </vt:variant>
      <vt:variant>
        <vt:i4>1507391</vt:i4>
      </vt:variant>
      <vt:variant>
        <vt:i4>239</vt:i4>
      </vt:variant>
      <vt:variant>
        <vt:i4>0</vt:i4>
      </vt:variant>
      <vt:variant>
        <vt:i4>5</vt:i4>
      </vt:variant>
      <vt:variant>
        <vt:lpwstr/>
      </vt:variant>
      <vt:variant>
        <vt:lpwstr>_Toc189626588</vt:lpwstr>
      </vt:variant>
      <vt:variant>
        <vt:i4>1376304</vt:i4>
      </vt:variant>
      <vt:variant>
        <vt:i4>230</vt:i4>
      </vt:variant>
      <vt:variant>
        <vt:i4>0</vt:i4>
      </vt:variant>
      <vt:variant>
        <vt:i4>5</vt:i4>
      </vt:variant>
      <vt:variant>
        <vt:lpwstr/>
      </vt:variant>
      <vt:variant>
        <vt:lpwstr>_Toc425851497</vt:lpwstr>
      </vt:variant>
      <vt:variant>
        <vt:i4>1376304</vt:i4>
      </vt:variant>
      <vt:variant>
        <vt:i4>224</vt:i4>
      </vt:variant>
      <vt:variant>
        <vt:i4>0</vt:i4>
      </vt:variant>
      <vt:variant>
        <vt:i4>5</vt:i4>
      </vt:variant>
      <vt:variant>
        <vt:lpwstr/>
      </vt:variant>
      <vt:variant>
        <vt:lpwstr>_Toc425851496</vt:lpwstr>
      </vt:variant>
      <vt:variant>
        <vt:i4>1376304</vt:i4>
      </vt:variant>
      <vt:variant>
        <vt:i4>218</vt:i4>
      </vt:variant>
      <vt:variant>
        <vt:i4>0</vt:i4>
      </vt:variant>
      <vt:variant>
        <vt:i4>5</vt:i4>
      </vt:variant>
      <vt:variant>
        <vt:lpwstr/>
      </vt:variant>
      <vt:variant>
        <vt:lpwstr>_Toc425851495</vt:lpwstr>
      </vt:variant>
      <vt:variant>
        <vt:i4>1376304</vt:i4>
      </vt:variant>
      <vt:variant>
        <vt:i4>212</vt:i4>
      </vt:variant>
      <vt:variant>
        <vt:i4>0</vt:i4>
      </vt:variant>
      <vt:variant>
        <vt:i4>5</vt:i4>
      </vt:variant>
      <vt:variant>
        <vt:lpwstr/>
      </vt:variant>
      <vt:variant>
        <vt:lpwstr>_Toc425851494</vt:lpwstr>
      </vt:variant>
      <vt:variant>
        <vt:i4>1376304</vt:i4>
      </vt:variant>
      <vt:variant>
        <vt:i4>206</vt:i4>
      </vt:variant>
      <vt:variant>
        <vt:i4>0</vt:i4>
      </vt:variant>
      <vt:variant>
        <vt:i4>5</vt:i4>
      </vt:variant>
      <vt:variant>
        <vt:lpwstr/>
      </vt:variant>
      <vt:variant>
        <vt:lpwstr>_Toc425851493</vt:lpwstr>
      </vt:variant>
      <vt:variant>
        <vt:i4>1376304</vt:i4>
      </vt:variant>
      <vt:variant>
        <vt:i4>200</vt:i4>
      </vt:variant>
      <vt:variant>
        <vt:i4>0</vt:i4>
      </vt:variant>
      <vt:variant>
        <vt:i4>5</vt:i4>
      </vt:variant>
      <vt:variant>
        <vt:lpwstr/>
      </vt:variant>
      <vt:variant>
        <vt:lpwstr>_Toc425851492</vt:lpwstr>
      </vt:variant>
      <vt:variant>
        <vt:i4>1376304</vt:i4>
      </vt:variant>
      <vt:variant>
        <vt:i4>194</vt:i4>
      </vt:variant>
      <vt:variant>
        <vt:i4>0</vt:i4>
      </vt:variant>
      <vt:variant>
        <vt:i4>5</vt:i4>
      </vt:variant>
      <vt:variant>
        <vt:lpwstr/>
      </vt:variant>
      <vt:variant>
        <vt:lpwstr>_Toc425851491</vt:lpwstr>
      </vt:variant>
      <vt:variant>
        <vt:i4>1376304</vt:i4>
      </vt:variant>
      <vt:variant>
        <vt:i4>188</vt:i4>
      </vt:variant>
      <vt:variant>
        <vt:i4>0</vt:i4>
      </vt:variant>
      <vt:variant>
        <vt:i4>5</vt:i4>
      </vt:variant>
      <vt:variant>
        <vt:lpwstr/>
      </vt:variant>
      <vt:variant>
        <vt:lpwstr>_Toc425851490</vt:lpwstr>
      </vt:variant>
      <vt:variant>
        <vt:i4>1310768</vt:i4>
      </vt:variant>
      <vt:variant>
        <vt:i4>182</vt:i4>
      </vt:variant>
      <vt:variant>
        <vt:i4>0</vt:i4>
      </vt:variant>
      <vt:variant>
        <vt:i4>5</vt:i4>
      </vt:variant>
      <vt:variant>
        <vt:lpwstr/>
      </vt:variant>
      <vt:variant>
        <vt:lpwstr>_Toc425851489</vt:lpwstr>
      </vt:variant>
      <vt:variant>
        <vt:i4>1310768</vt:i4>
      </vt:variant>
      <vt:variant>
        <vt:i4>176</vt:i4>
      </vt:variant>
      <vt:variant>
        <vt:i4>0</vt:i4>
      </vt:variant>
      <vt:variant>
        <vt:i4>5</vt:i4>
      </vt:variant>
      <vt:variant>
        <vt:lpwstr/>
      </vt:variant>
      <vt:variant>
        <vt:lpwstr>_Toc425851488</vt:lpwstr>
      </vt:variant>
      <vt:variant>
        <vt:i4>1310768</vt:i4>
      </vt:variant>
      <vt:variant>
        <vt:i4>170</vt:i4>
      </vt:variant>
      <vt:variant>
        <vt:i4>0</vt:i4>
      </vt:variant>
      <vt:variant>
        <vt:i4>5</vt:i4>
      </vt:variant>
      <vt:variant>
        <vt:lpwstr/>
      </vt:variant>
      <vt:variant>
        <vt:lpwstr>_Toc425851487</vt:lpwstr>
      </vt:variant>
      <vt:variant>
        <vt:i4>1310768</vt:i4>
      </vt:variant>
      <vt:variant>
        <vt:i4>164</vt:i4>
      </vt:variant>
      <vt:variant>
        <vt:i4>0</vt:i4>
      </vt:variant>
      <vt:variant>
        <vt:i4>5</vt:i4>
      </vt:variant>
      <vt:variant>
        <vt:lpwstr/>
      </vt:variant>
      <vt:variant>
        <vt:lpwstr>_Toc425851486</vt:lpwstr>
      </vt:variant>
      <vt:variant>
        <vt:i4>1310768</vt:i4>
      </vt:variant>
      <vt:variant>
        <vt:i4>158</vt:i4>
      </vt:variant>
      <vt:variant>
        <vt:i4>0</vt:i4>
      </vt:variant>
      <vt:variant>
        <vt:i4>5</vt:i4>
      </vt:variant>
      <vt:variant>
        <vt:lpwstr/>
      </vt:variant>
      <vt:variant>
        <vt:lpwstr>_Toc425851485</vt:lpwstr>
      </vt:variant>
      <vt:variant>
        <vt:i4>1310768</vt:i4>
      </vt:variant>
      <vt:variant>
        <vt:i4>152</vt:i4>
      </vt:variant>
      <vt:variant>
        <vt:i4>0</vt:i4>
      </vt:variant>
      <vt:variant>
        <vt:i4>5</vt:i4>
      </vt:variant>
      <vt:variant>
        <vt:lpwstr/>
      </vt:variant>
      <vt:variant>
        <vt:lpwstr>_Toc425851484</vt:lpwstr>
      </vt:variant>
      <vt:variant>
        <vt:i4>1310768</vt:i4>
      </vt:variant>
      <vt:variant>
        <vt:i4>146</vt:i4>
      </vt:variant>
      <vt:variant>
        <vt:i4>0</vt:i4>
      </vt:variant>
      <vt:variant>
        <vt:i4>5</vt:i4>
      </vt:variant>
      <vt:variant>
        <vt:lpwstr/>
      </vt:variant>
      <vt:variant>
        <vt:lpwstr>_Toc425851483</vt:lpwstr>
      </vt:variant>
      <vt:variant>
        <vt:i4>1310768</vt:i4>
      </vt:variant>
      <vt:variant>
        <vt:i4>140</vt:i4>
      </vt:variant>
      <vt:variant>
        <vt:i4>0</vt:i4>
      </vt:variant>
      <vt:variant>
        <vt:i4>5</vt:i4>
      </vt:variant>
      <vt:variant>
        <vt:lpwstr/>
      </vt:variant>
      <vt:variant>
        <vt:lpwstr>_Toc425851482</vt:lpwstr>
      </vt:variant>
      <vt:variant>
        <vt:i4>1310768</vt:i4>
      </vt:variant>
      <vt:variant>
        <vt:i4>134</vt:i4>
      </vt:variant>
      <vt:variant>
        <vt:i4>0</vt:i4>
      </vt:variant>
      <vt:variant>
        <vt:i4>5</vt:i4>
      </vt:variant>
      <vt:variant>
        <vt:lpwstr/>
      </vt:variant>
      <vt:variant>
        <vt:lpwstr>_Toc425851481</vt:lpwstr>
      </vt:variant>
      <vt:variant>
        <vt:i4>1310768</vt:i4>
      </vt:variant>
      <vt:variant>
        <vt:i4>128</vt:i4>
      </vt:variant>
      <vt:variant>
        <vt:i4>0</vt:i4>
      </vt:variant>
      <vt:variant>
        <vt:i4>5</vt:i4>
      </vt:variant>
      <vt:variant>
        <vt:lpwstr/>
      </vt:variant>
      <vt:variant>
        <vt:lpwstr>_Toc425851480</vt:lpwstr>
      </vt:variant>
      <vt:variant>
        <vt:i4>1769520</vt:i4>
      </vt:variant>
      <vt:variant>
        <vt:i4>122</vt:i4>
      </vt:variant>
      <vt:variant>
        <vt:i4>0</vt:i4>
      </vt:variant>
      <vt:variant>
        <vt:i4>5</vt:i4>
      </vt:variant>
      <vt:variant>
        <vt:lpwstr/>
      </vt:variant>
      <vt:variant>
        <vt:lpwstr>_Toc425851479</vt:lpwstr>
      </vt:variant>
      <vt:variant>
        <vt:i4>1769520</vt:i4>
      </vt:variant>
      <vt:variant>
        <vt:i4>116</vt:i4>
      </vt:variant>
      <vt:variant>
        <vt:i4>0</vt:i4>
      </vt:variant>
      <vt:variant>
        <vt:i4>5</vt:i4>
      </vt:variant>
      <vt:variant>
        <vt:lpwstr/>
      </vt:variant>
      <vt:variant>
        <vt:lpwstr>_Toc425851478</vt:lpwstr>
      </vt:variant>
      <vt:variant>
        <vt:i4>1769520</vt:i4>
      </vt:variant>
      <vt:variant>
        <vt:i4>110</vt:i4>
      </vt:variant>
      <vt:variant>
        <vt:i4>0</vt:i4>
      </vt:variant>
      <vt:variant>
        <vt:i4>5</vt:i4>
      </vt:variant>
      <vt:variant>
        <vt:lpwstr/>
      </vt:variant>
      <vt:variant>
        <vt:lpwstr>_Toc425851477</vt:lpwstr>
      </vt:variant>
      <vt:variant>
        <vt:i4>1769520</vt:i4>
      </vt:variant>
      <vt:variant>
        <vt:i4>104</vt:i4>
      </vt:variant>
      <vt:variant>
        <vt:i4>0</vt:i4>
      </vt:variant>
      <vt:variant>
        <vt:i4>5</vt:i4>
      </vt:variant>
      <vt:variant>
        <vt:lpwstr/>
      </vt:variant>
      <vt:variant>
        <vt:lpwstr>_Toc425851476</vt:lpwstr>
      </vt:variant>
      <vt:variant>
        <vt:i4>1769520</vt:i4>
      </vt:variant>
      <vt:variant>
        <vt:i4>98</vt:i4>
      </vt:variant>
      <vt:variant>
        <vt:i4>0</vt:i4>
      </vt:variant>
      <vt:variant>
        <vt:i4>5</vt:i4>
      </vt:variant>
      <vt:variant>
        <vt:lpwstr/>
      </vt:variant>
      <vt:variant>
        <vt:lpwstr>_Toc425851475</vt:lpwstr>
      </vt:variant>
      <vt:variant>
        <vt:i4>1769520</vt:i4>
      </vt:variant>
      <vt:variant>
        <vt:i4>92</vt:i4>
      </vt:variant>
      <vt:variant>
        <vt:i4>0</vt:i4>
      </vt:variant>
      <vt:variant>
        <vt:i4>5</vt:i4>
      </vt:variant>
      <vt:variant>
        <vt:lpwstr/>
      </vt:variant>
      <vt:variant>
        <vt:lpwstr>_Toc425851474</vt:lpwstr>
      </vt:variant>
      <vt:variant>
        <vt:i4>1769520</vt:i4>
      </vt:variant>
      <vt:variant>
        <vt:i4>86</vt:i4>
      </vt:variant>
      <vt:variant>
        <vt:i4>0</vt:i4>
      </vt:variant>
      <vt:variant>
        <vt:i4>5</vt:i4>
      </vt:variant>
      <vt:variant>
        <vt:lpwstr/>
      </vt:variant>
      <vt:variant>
        <vt:lpwstr>_Toc425851473</vt:lpwstr>
      </vt:variant>
      <vt:variant>
        <vt:i4>1769520</vt:i4>
      </vt:variant>
      <vt:variant>
        <vt:i4>80</vt:i4>
      </vt:variant>
      <vt:variant>
        <vt:i4>0</vt:i4>
      </vt:variant>
      <vt:variant>
        <vt:i4>5</vt:i4>
      </vt:variant>
      <vt:variant>
        <vt:lpwstr/>
      </vt:variant>
      <vt:variant>
        <vt:lpwstr>_Toc425851472</vt:lpwstr>
      </vt:variant>
      <vt:variant>
        <vt:i4>1769520</vt:i4>
      </vt:variant>
      <vt:variant>
        <vt:i4>74</vt:i4>
      </vt:variant>
      <vt:variant>
        <vt:i4>0</vt:i4>
      </vt:variant>
      <vt:variant>
        <vt:i4>5</vt:i4>
      </vt:variant>
      <vt:variant>
        <vt:lpwstr/>
      </vt:variant>
      <vt:variant>
        <vt:lpwstr>_Toc425851471</vt:lpwstr>
      </vt:variant>
      <vt:variant>
        <vt:i4>1769520</vt:i4>
      </vt:variant>
      <vt:variant>
        <vt:i4>68</vt:i4>
      </vt:variant>
      <vt:variant>
        <vt:i4>0</vt:i4>
      </vt:variant>
      <vt:variant>
        <vt:i4>5</vt:i4>
      </vt:variant>
      <vt:variant>
        <vt:lpwstr/>
      </vt:variant>
      <vt:variant>
        <vt:lpwstr>_Toc425851470</vt:lpwstr>
      </vt:variant>
      <vt:variant>
        <vt:i4>1703984</vt:i4>
      </vt:variant>
      <vt:variant>
        <vt:i4>62</vt:i4>
      </vt:variant>
      <vt:variant>
        <vt:i4>0</vt:i4>
      </vt:variant>
      <vt:variant>
        <vt:i4>5</vt:i4>
      </vt:variant>
      <vt:variant>
        <vt:lpwstr/>
      </vt:variant>
      <vt:variant>
        <vt:lpwstr>_Toc425851469</vt:lpwstr>
      </vt:variant>
      <vt:variant>
        <vt:i4>1703984</vt:i4>
      </vt:variant>
      <vt:variant>
        <vt:i4>56</vt:i4>
      </vt:variant>
      <vt:variant>
        <vt:i4>0</vt:i4>
      </vt:variant>
      <vt:variant>
        <vt:i4>5</vt:i4>
      </vt:variant>
      <vt:variant>
        <vt:lpwstr/>
      </vt:variant>
      <vt:variant>
        <vt:lpwstr>_Toc425851468</vt:lpwstr>
      </vt:variant>
      <vt:variant>
        <vt:i4>1703984</vt:i4>
      </vt:variant>
      <vt:variant>
        <vt:i4>50</vt:i4>
      </vt:variant>
      <vt:variant>
        <vt:i4>0</vt:i4>
      </vt:variant>
      <vt:variant>
        <vt:i4>5</vt:i4>
      </vt:variant>
      <vt:variant>
        <vt:lpwstr/>
      </vt:variant>
      <vt:variant>
        <vt:lpwstr>_Toc425851467</vt:lpwstr>
      </vt:variant>
      <vt:variant>
        <vt:i4>1703984</vt:i4>
      </vt:variant>
      <vt:variant>
        <vt:i4>44</vt:i4>
      </vt:variant>
      <vt:variant>
        <vt:i4>0</vt:i4>
      </vt:variant>
      <vt:variant>
        <vt:i4>5</vt:i4>
      </vt:variant>
      <vt:variant>
        <vt:lpwstr/>
      </vt:variant>
      <vt:variant>
        <vt:lpwstr>_Toc425851466</vt:lpwstr>
      </vt:variant>
      <vt:variant>
        <vt:i4>1703984</vt:i4>
      </vt:variant>
      <vt:variant>
        <vt:i4>38</vt:i4>
      </vt:variant>
      <vt:variant>
        <vt:i4>0</vt:i4>
      </vt:variant>
      <vt:variant>
        <vt:i4>5</vt:i4>
      </vt:variant>
      <vt:variant>
        <vt:lpwstr/>
      </vt:variant>
      <vt:variant>
        <vt:lpwstr>_Toc425851465</vt:lpwstr>
      </vt:variant>
      <vt:variant>
        <vt:i4>1703984</vt:i4>
      </vt:variant>
      <vt:variant>
        <vt:i4>32</vt:i4>
      </vt:variant>
      <vt:variant>
        <vt:i4>0</vt:i4>
      </vt:variant>
      <vt:variant>
        <vt:i4>5</vt:i4>
      </vt:variant>
      <vt:variant>
        <vt:lpwstr/>
      </vt:variant>
      <vt:variant>
        <vt:lpwstr>_Toc425851464</vt:lpwstr>
      </vt:variant>
      <vt:variant>
        <vt:i4>1703984</vt:i4>
      </vt:variant>
      <vt:variant>
        <vt:i4>26</vt:i4>
      </vt:variant>
      <vt:variant>
        <vt:i4>0</vt:i4>
      </vt:variant>
      <vt:variant>
        <vt:i4>5</vt:i4>
      </vt:variant>
      <vt:variant>
        <vt:lpwstr/>
      </vt:variant>
      <vt:variant>
        <vt:lpwstr>_Toc425851463</vt:lpwstr>
      </vt:variant>
      <vt:variant>
        <vt:i4>1703984</vt:i4>
      </vt:variant>
      <vt:variant>
        <vt:i4>20</vt:i4>
      </vt:variant>
      <vt:variant>
        <vt:i4>0</vt:i4>
      </vt:variant>
      <vt:variant>
        <vt:i4>5</vt:i4>
      </vt:variant>
      <vt:variant>
        <vt:lpwstr/>
      </vt:variant>
      <vt:variant>
        <vt:lpwstr>_Toc425851462</vt:lpwstr>
      </vt:variant>
      <vt:variant>
        <vt:i4>1703984</vt:i4>
      </vt:variant>
      <vt:variant>
        <vt:i4>14</vt:i4>
      </vt:variant>
      <vt:variant>
        <vt:i4>0</vt:i4>
      </vt:variant>
      <vt:variant>
        <vt:i4>5</vt:i4>
      </vt:variant>
      <vt:variant>
        <vt:lpwstr/>
      </vt:variant>
      <vt:variant>
        <vt:lpwstr>_Toc425851461</vt:lpwstr>
      </vt:variant>
      <vt:variant>
        <vt:i4>1703984</vt:i4>
      </vt:variant>
      <vt:variant>
        <vt:i4>8</vt:i4>
      </vt:variant>
      <vt:variant>
        <vt:i4>0</vt:i4>
      </vt:variant>
      <vt:variant>
        <vt:i4>5</vt:i4>
      </vt:variant>
      <vt:variant>
        <vt:lpwstr/>
      </vt:variant>
      <vt:variant>
        <vt:lpwstr>_Toc425851460</vt:lpwstr>
      </vt:variant>
      <vt:variant>
        <vt:i4>1638448</vt:i4>
      </vt:variant>
      <vt:variant>
        <vt:i4>2</vt:i4>
      </vt:variant>
      <vt:variant>
        <vt:i4>0</vt:i4>
      </vt:variant>
      <vt:variant>
        <vt:i4>5</vt:i4>
      </vt:variant>
      <vt:variant>
        <vt:lpwstr/>
      </vt:variant>
      <vt:variant>
        <vt:lpwstr>_Toc425851459</vt:lpwstr>
      </vt:variant>
      <vt:variant>
        <vt:i4>5308541</vt:i4>
      </vt:variant>
      <vt:variant>
        <vt:i4>3</vt:i4>
      </vt:variant>
      <vt:variant>
        <vt:i4>0</vt:i4>
      </vt:variant>
      <vt:variant>
        <vt:i4>5</vt:i4>
      </vt:variant>
      <vt:variant>
        <vt:lpwstr>mailto:info@iaw.rwth-aachen.de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Studienabschlussarbeit</dc:title>
  <dc:subject>Studienabschlussarbeit</dc:subject>
  <dc:creator>Che Zhihui</dc:creator>
  <cp:keywords>Studienabschlussarbeit</cp:keywords>
  <dc:description>Studienabschlussarbeit</dc:description>
  <cp:lastModifiedBy>Che Zhihui</cp:lastModifiedBy>
  <cp:revision>27</cp:revision>
  <cp:lastPrinted>2008-02-01T16:04:00Z</cp:lastPrinted>
  <dcterms:created xsi:type="dcterms:W3CDTF">2019-10-18T12:03:00Z</dcterms:created>
  <dcterms:modified xsi:type="dcterms:W3CDTF">2023-04-27T18:49:00Z</dcterms:modified>
  <cp:category>Studienabschlussarbeit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CloudProjectKey=onbvwkebygr1rsv7l7ms64coze7971syy0fcgyixqj2fig7dgox; ProjectName=Virtual Assembly</vt:lpwstr>
  </property>
  <property fmtid="{D5CDD505-2E9C-101B-9397-08002B2CF9AE}" pid="3" name="CitaviDocumentProperty_7">
    <vt:lpwstr>Virtual Assembly</vt:lpwstr>
  </property>
  <property fmtid="{D5CDD505-2E9C-101B-9397-08002B2CF9AE}" pid="4" name="CitaviDocumentProperty_0">
    <vt:lpwstr>f1ed8f7d-1c65-4f06-ad48-3e96e725bea1</vt:lpwstr>
  </property>
  <property fmtid="{D5CDD505-2E9C-101B-9397-08002B2CF9AE}" pid="5" name="CitaviDocumentProperty_6">
    <vt:lpwstr>False</vt:lpwstr>
  </property>
  <property fmtid="{D5CDD505-2E9C-101B-9397-08002B2CF9AE}" pid="6" name="CitaviDocumentProperty_1">
    <vt:lpwstr>6.12.0.0</vt:lpwstr>
  </property>
</Properties>
</file>